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77A2AD" w14:textId="77777777" w:rsidR="00B348D9" w:rsidRPr="00A30090" w:rsidRDefault="00B348D9" w:rsidP="00B348D9">
      <w:pPr>
        <w:jc w:val="center"/>
        <w:rPr>
          <w:rFonts w:ascii="Arial" w:hAnsi="Arial" w:cs="Arial"/>
          <w:sz w:val="48"/>
        </w:rPr>
      </w:pPr>
    </w:p>
    <w:p w14:paraId="5FA88D21" w14:textId="77777777" w:rsidR="0080116B" w:rsidRPr="00A30090" w:rsidRDefault="0080116B" w:rsidP="00B348D9">
      <w:pPr>
        <w:jc w:val="center"/>
        <w:rPr>
          <w:rFonts w:ascii="Arial" w:hAnsi="Arial" w:cs="Arial"/>
          <w:sz w:val="48"/>
        </w:rPr>
      </w:pPr>
    </w:p>
    <w:p w14:paraId="603B135D" w14:textId="77777777" w:rsidR="0080116B" w:rsidRPr="00A30090" w:rsidRDefault="0080116B" w:rsidP="00B348D9">
      <w:pPr>
        <w:jc w:val="center"/>
        <w:rPr>
          <w:rFonts w:ascii="Arial" w:hAnsi="Arial" w:cs="Arial"/>
          <w:sz w:val="48"/>
        </w:rPr>
      </w:pPr>
    </w:p>
    <w:p w14:paraId="5562B199" w14:textId="77777777" w:rsidR="000560B9" w:rsidRPr="00A30090" w:rsidRDefault="000560B9" w:rsidP="00B348D9">
      <w:pPr>
        <w:jc w:val="center"/>
        <w:rPr>
          <w:rFonts w:ascii="Arial" w:hAnsi="Arial" w:cs="Arial"/>
          <w:sz w:val="48"/>
        </w:rPr>
      </w:pPr>
    </w:p>
    <w:p w14:paraId="46441A1E" w14:textId="77777777" w:rsidR="000560B9" w:rsidRPr="00A30090" w:rsidRDefault="000560B9" w:rsidP="00B348D9">
      <w:pPr>
        <w:jc w:val="center"/>
        <w:rPr>
          <w:rFonts w:ascii="Arial" w:hAnsi="Arial" w:cs="Arial"/>
          <w:sz w:val="48"/>
        </w:rPr>
      </w:pPr>
    </w:p>
    <w:p w14:paraId="3DAABB14" w14:textId="77777777" w:rsidR="003E46D5" w:rsidRPr="00A30090" w:rsidRDefault="003E46D5" w:rsidP="00B348D9">
      <w:pPr>
        <w:jc w:val="center"/>
        <w:rPr>
          <w:rFonts w:ascii="Arial" w:hAnsi="Arial" w:cs="Arial"/>
          <w:sz w:val="48"/>
        </w:rPr>
      </w:pPr>
    </w:p>
    <w:p w14:paraId="59D7C15C" w14:textId="77777777" w:rsidR="003E46D5" w:rsidRPr="00A30090" w:rsidRDefault="003E46D5" w:rsidP="00B348D9">
      <w:pPr>
        <w:jc w:val="center"/>
        <w:rPr>
          <w:rFonts w:ascii="Arial" w:hAnsi="Arial" w:cs="Arial"/>
          <w:sz w:val="48"/>
        </w:rPr>
      </w:pPr>
    </w:p>
    <w:p w14:paraId="4521D11F" w14:textId="77777777" w:rsidR="0080116B" w:rsidRPr="00A30090" w:rsidRDefault="0080116B" w:rsidP="00B348D9">
      <w:pPr>
        <w:jc w:val="center"/>
        <w:rPr>
          <w:rFonts w:ascii="Arial" w:hAnsi="Arial" w:cs="Arial"/>
          <w:sz w:val="48"/>
        </w:rPr>
      </w:pPr>
    </w:p>
    <w:p w14:paraId="3D605EEA" w14:textId="77777777" w:rsidR="0080116B" w:rsidRPr="00A30090" w:rsidRDefault="00726030" w:rsidP="00B348D9">
      <w:pPr>
        <w:jc w:val="center"/>
        <w:rPr>
          <w:rFonts w:ascii="Arial" w:hAnsi="Arial" w:cs="Arial"/>
          <w:sz w:val="16"/>
        </w:rPr>
      </w:pPr>
      <w:r w:rsidRPr="00A30090">
        <w:rPr>
          <w:rFonts w:ascii="Arial" w:hAnsi="Arial" w:cs="Arial"/>
          <w:b/>
          <w:bCs/>
          <w:noProof/>
          <w:sz w:val="4"/>
        </w:rPr>
        <mc:AlternateContent>
          <mc:Choice Requires="wpg">
            <w:drawing>
              <wp:anchor distT="0" distB="0" distL="114300" distR="114300" simplePos="0" relativeHeight="251658241" behindDoc="0" locked="0" layoutInCell="1" allowOverlap="1" wp14:anchorId="38BD7272" wp14:editId="56DC5641">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5B99AD" id="Group 8" o:spid="_x0000_s1026" style="position:absolute;margin-left:-1.75pt;margin-top:2.5pt;width:459pt;height:4.25pt;z-index:251658241;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352609E1" w14:textId="77777777" w:rsidR="003E46D5" w:rsidRPr="00A30090" w:rsidRDefault="003E46D5" w:rsidP="003E46D5">
      <w:pPr>
        <w:pStyle w:val="Titel"/>
        <w:spacing w:line="276" w:lineRule="auto"/>
        <w:jc w:val="center"/>
        <w:rPr>
          <w:rFonts w:ascii="Arial" w:hAnsi="Arial" w:cs="Arial"/>
        </w:rPr>
      </w:pPr>
      <w:r w:rsidRPr="00A30090">
        <w:rPr>
          <w:rFonts w:ascii="Arial" w:hAnsi="Arial" w:cs="Arial"/>
        </w:rPr>
        <w:t>Dokumentation</w:t>
      </w:r>
    </w:p>
    <w:p w14:paraId="0F55D289" w14:textId="77777777" w:rsidR="003E46D5" w:rsidRPr="00A30090" w:rsidRDefault="003E46D5" w:rsidP="003E46D5">
      <w:pPr>
        <w:pStyle w:val="Titel"/>
        <w:spacing w:line="276" w:lineRule="auto"/>
        <w:jc w:val="center"/>
        <w:rPr>
          <w:rFonts w:ascii="Arial" w:hAnsi="Arial" w:cs="Arial"/>
        </w:rPr>
      </w:pPr>
      <w:r w:rsidRPr="00A30090">
        <w:rPr>
          <w:rFonts w:ascii="Arial" w:hAnsi="Arial" w:cs="Arial"/>
          <w:b/>
          <w:bCs/>
          <w:noProof/>
        </w:rPr>
        <mc:AlternateContent>
          <mc:Choice Requires="wpg">
            <w:drawing>
              <wp:anchor distT="0" distB="0" distL="114300" distR="114300" simplePos="0" relativeHeight="251658240" behindDoc="0" locked="0" layoutInCell="1" allowOverlap="1" wp14:anchorId="5DE5E975" wp14:editId="583A1248">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C635C10" id="Group 8" o:spid="_x0000_s1026" style="position:absolute;margin-left:-2.05pt;margin-top:35.05pt;width:459pt;height:4.25pt;z-index:25165824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A30090">
        <w:rPr>
          <w:rFonts w:ascii="Arial" w:hAnsi="Arial" w:cs="Arial"/>
        </w:rPr>
        <w:t>Wirtschaftlichkeitsuntersuchung</w:t>
      </w:r>
    </w:p>
    <w:p w14:paraId="6A7A846B" w14:textId="77777777" w:rsidR="0080116B" w:rsidRPr="00A30090" w:rsidRDefault="0080116B" w:rsidP="0080116B"/>
    <w:p w14:paraId="7936F4FA" w14:textId="5EF8AEB3" w:rsidR="0080116B" w:rsidRPr="00A30090" w:rsidRDefault="0080116B" w:rsidP="0080116B">
      <w:pPr>
        <w:pStyle w:val="Titel"/>
        <w:rPr>
          <w:rFonts w:ascii="Arial" w:hAnsi="Arial" w:cs="Arial"/>
          <w:color w:val="auto"/>
          <w:sz w:val="48"/>
          <w:szCs w:val="48"/>
        </w:rPr>
      </w:pPr>
      <w:r w:rsidRPr="00A30090">
        <w:fldChar w:fldCharType="begin"/>
      </w:r>
      <w:r w:rsidRPr="00A30090">
        <w:rPr>
          <w:rFonts w:ascii="Arial" w:hAnsi="Arial" w:cs="Arial"/>
          <w:color w:val="auto"/>
          <w:sz w:val="48"/>
        </w:rPr>
        <w:instrText xml:space="preserve"> AUTOTEXT  " Leer"  \* MERGEFORMAT </w:instrText>
      </w:r>
      <w:r w:rsidRPr="00A30090">
        <w:rPr>
          <w:rFonts w:ascii="Arial" w:hAnsi="Arial" w:cs="Arial"/>
          <w:color w:val="auto"/>
          <w:sz w:val="48"/>
        </w:rPr>
        <w:fldChar w:fldCharType="separate"/>
      </w:r>
      <w:r w:rsidR="005E4F54">
        <w:rPr>
          <w:rFonts w:ascii="Arial" w:hAnsi="Arial" w:cs="Arial"/>
          <w:color w:val="auto"/>
          <w:sz w:val="48"/>
          <w:szCs w:val="48"/>
        </w:rPr>
        <w:t>Erhalt der Laserkristallzucht in DEU</w:t>
      </w:r>
    </w:p>
    <w:p w14:paraId="4C61218A" w14:textId="77777777" w:rsidR="0080116B" w:rsidRPr="00A30090" w:rsidRDefault="0080116B" w:rsidP="0080116B">
      <w:pPr>
        <w:pStyle w:val="Titel"/>
        <w:rPr>
          <w:sz w:val="24"/>
        </w:rPr>
      </w:pPr>
      <w:r w:rsidRPr="00A30090">
        <w:rPr>
          <w:rFonts w:ascii="Arial" w:hAnsi="Arial" w:cs="Arial"/>
          <w:color w:val="auto"/>
          <w:sz w:val="48"/>
        </w:rPr>
        <w:fldChar w:fldCharType="end"/>
      </w:r>
    </w:p>
    <w:p w14:paraId="3A9D8824" w14:textId="77777777" w:rsidR="0080116B" w:rsidRPr="00A30090" w:rsidRDefault="0080116B" w:rsidP="000F21FB">
      <w:pPr>
        <w:rPr>
          <w:rFonts w:ascii="Arial" w:hAnsi="Arial" w:cs="Arial"/>
        </w:rPr>
      </w:pPr>
    </w:p>
    <w:p w14:paraId="487C9A1B" w14:textId="77777777" w:rsidR="0080116B" w:rsidRPr="00A30090" w:rsidRDefault="0080116B" w:rsidP="000F21FB">
      <w:pPr>
        <w:rPr>
          <w:rFonts w:ascii="Arial" w:hAnsi="Arial" w:cs="Arial"/>
        </w:rPr>
      </w:pPr>
    </w:p>
    <w:p w14:paraId="6F30CD28" w14:textId="77777777" w:rsidR="0080116B" w:rsidRPr="00A30090" w:rsidRDefault="0080116B" w:rsidP="000F21FB">
      <w:pPr>
        <w:rPr>
          <w:rFonts w:ascii="Arial" w:hAnsi="Arial"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A30090" w14:paraId="62B70532" w14:textId="77777777" w:rsidTr="0073554A">
        <w:trPr>
          <w:trHeight w:val="284"/>
        </w:trPr>
        <w:tc>
          <w:tcPr>
            <w:tcW w:w="4606" w:type="dxa"/>
          </w:tcPr>
          <w:p w14:paraId="3E3B5F15" w14:textId="77777777" w:rsidR="0073554A" w:rsidRPr="00A30090" w:rsidRDefault="0073554A" w:rsidP="0073554A">
            <w:pPr>
              <w:rPr>
                <w:rFonts w:ascii="Arial" w:hAnsi="Arial" w:cs="Arial"/>
                <w:b/>
                <w:color w:val="C00000"/>
                <w:sz w:val="20"/>
                <w:szCs w:val="20"/>
              </w:rPr>
            </w:pPr>
          </w:p>
        </w:tc>
        <w:tc>
          <w:tcPr>
            <w:tcW w:w="4606" w:type="dxa"/>
          </w:tcPr>
          <w:p w14:paraId="06BB83AC" w14:textId="77777777" w:rsidR="0073554A" w:rsidRPr="00A30090" w:rsidRDefault="0073554A" w:rsidP="0073554A">
            <w:pPr>
              <w:rPr>
                <w:rFonts w:ascii="Arial" w:hAnsi="Arial" w:cs="Arial"/>
                <w:b/>
                <w:color w:val="C00000"/>
                <w:sz w:val="20"/>
                <w:szCs w:val="20"/>
              </w:rPr>
            </w:pPr>
          </w:p>
        </w:tc>
      </w:tr>
    </w:tbl>
    <w:p w14:paraId="224F3358" w14:textId="77777777" w:rsidR="0080116B" w:rsidRPr="00A30090" w:rsidRDefault="0080116B" w:rsidP="000F21FB">
      <w:pPr>
        <w:rPr>
          <w:rFonts w:ascii="Arial" w:hAnsi="Arial" w:cs="Arial"/>
        </w:rPr>
      </w:pPr>
    </w:p>
    <w:p w14:paraId="53718B30" w14:textId="77777777" w:rsidR="003E46D5" w:rsidRPr="00A30090" w:rsidRDefault="003E46D5" w:rsidP="000F21FB">
      <w:pPr>
        <w:rPr>
          <w:rFonts w:ascii="Arial" w:hAnsi="Arial" w:cs="Arial"/>
        </w:rPr>
      </w:pPr>
    </w:p>
    <w:p w14:paraId="45F59092" w14:textId="77777777" w:rsidR="003E46D5" w:rsidRPr="00A30090" w:rsidRDefault="003E46D5" w:rsidP="000F21FB">
      <w:pPr>
        <w:rPr>
          <w:rFonts w:ascii="Arial" w:hAnsi="Arial" w:cs="Arial"/>
        </w:rPr>
      </w:pPr>
    </w:p>
    <w:p w14:paraId="78B80C99" w14:textId="77777777" w:rsidR="00BB4A57" w:rsidRPr="00A30090" w:rsidRDefault="00BB4A57" w:rsidP="000C3A16">
      <w:pPr>
        <w:spacing w:line="276" w:lineRule="auto"/>
        <w:rPr>
          <w:rFonts w:ascii="Arial" w:hAnsi="Arial" w:cs="Arial"/>
          <w:sz w:val="22"/>
          <w:szCs w:val="22"/>
        </w:rPr>
      </w:pPr>
      <w:r w:rsidRPr="00A30090">
        <w:rPr>
          <w:rFonts w:ascii="Arial" w:hAnsi="Arial" w:cs="Arial"/>
          <w:sz w:val="22"/>
          <w:szCs w:val="22"/>
        </w:rPr>
        <w:t xml:space="preserve">Die WU </w:t>
      </w:r>
      <w:r w:rsidR="00FB2D08" w:rsidRPr="00A30090">
        <w:rPr>
          <w:rFonts w:ascii="Arial" w:hAnsi="Arial" w:cs="Arial"/>
          <w:sz w:val="22"/>
          <w:szCs w:val="22"/>
        </w:rPr>
        <w:t>(Dokumentation) ist Voraussetzung für die Bereitstellung von Haushaltsmitteln für die finanzwirksame Maßnahme/den vorgenannten Betrachtungsgegenstand.</w:t>
      </w:r>
    </w:p>
    <w:p w14:paraId="47C8486F" w14:textId="77777777" w:rsidR="000560B9" w:rsidRPr="00A30090" w:rsidRDefault="000560B9" w:rsidP="000F21FB">
      <w:pPr>
        <w:rPr>
          <w:rFonts w:ascii="Arial" w:hAnsi="Arial" w:cs="Arial"/>
        </w:rPr>
      </w:pPr>
    </w:p>
    <w:p w14:paraId="698FB818" w14:textId="77777777" w:rsidR="000560B9" w:rsidRPr="00A30090" w:rsidRDefault="000560B9" w:rsidP="000F21FB">
      <w:pPr>
        <w:rPr>
          <w:rFonts w:ascii="Arial" w:hAnsi="Arial" w:cs="Arial"/>
        </w:rPr>
      </w:pPr>
    </w:p>
    <w:tbl>
      <w:tblPr>
        <w:tblStyle w:val="Tabellenraster"/>
        <w:tblW w:w="0" w:type="auto"/>
        <w:tblLook w:val="04A0" w:firstRow="1" w:lastRow="0" w:firstColumn="1" w:lastColumn="0" w:noHBand="0" w:noVBand="1"/>
      </w:tblPr>
      <w:tblGrid>
        <w:gridCol w:w="4010"/>
        <w:gridCol w:w="5051"/>
      </w:tblGrid>
      <w:tr w:rsidR="00236CD2" w:rsidRPr="00A30090" w14:paraId="5225965B" w14:textId="77777777" w:rsidTr="00012F89">
        <w:tc>
          <w:tcPr>
            <w:tcW w:w="4077" w:type="dxa"/>
          </w:tcPr>
          <w:p w14:paraId="49964E87" w14:textId="77777777" w:rsidR="00236CD2" w:rsidRPr="00A30090" w:rsidRDefault="00236CD2" w:rsidP="000F21FB">
            <w:pPr>
              <w:rPr>
                <w:rFonts w:ascii="Arial" w:hAnsi="Arial" w:cs="Arial"/>
              </w:rPr>
            </w:pPr>
            <w:r w:rsidRPr="00A30090">
              <w:rPr>
                <w:rFonts w:ascii="Arial" w:hAnsi="Arial" w:cs="Arial"/>
              </w:rPr>
              <w:t>Az:</w:t>
            </w:r>
          </w:p>
        </w:tc>
        <w:tc>
          <w:tcPr>
            <w:tcW w:w="5134" w:type="dxa"/>
          </w:tcPr>
          <w:p w14:paraId="264F7AC5" w14:textId="77777777" w:rsidR="00236CD2" w:rsidRPr="00A30090" w:rsidRDefault="00A97352" w:rsidP="00726030">
            <w:pPr>
              <w:rPr>
                <w:rFonts w:ascii="Arial" w:hAnsi="Arial" w:cs="Arial"/>
              </w:rPr>
            </w:pPr>
            <w:r w:rsidRPr="00A30090">
              <w:rPr>
                <w:rFonts w:ascii="Arial" w:hAnsi="Arial" w:cs="Arial"/>
              </w:rPr>
              <w:t>75-12-30</w:t>
            </w:r>
            <w:r w:rsidR="00236CD2" w:rsidRPr="00A30090">
              <w:fldChar w:fldCharType="begin"/>
            </w:r>
            <w:r w:rsidR="00236CD2" w:rsidRPr="00A30090">
              <w:rPr>
                <w:rFonts w:ascii="Arial" w:hAnsi="Arial" w:cs="Arial"/>
              </w:rPr>
              <w:instrText xml:space="preserve"> AUTOTEXT  " Einfaches Textfeld"  \* MERGEFORMAT </w:instrText>
            </w:r>
            <w:r w:rsidR="00236CD2" w:rsidRPr="00A30090">
              <w:rPr>
                <w:rFonts w:ascii="Arial" w:hAnsi="Arial" w:cs="Arial"/>
              </w:rPr>
              <w:fldChar w:fldCharType="end"/>
            </w:r>
          </w:p>
        </w:tc>
      </w:tr>
      <w:tr w:rsidR="00236CD2" w:rsidRPr="00A30090" w14:paraId="559DD96F" w14:textId="77777777" w:rsidTr="00012F89">
        <w:tc>
          <w:tcPr>
            <w:tcW w:w="4077" w:type="dxa"/>
          </w:tcPr>
          <w:p w14:paraId="07060325" w14:textId="77777777" w:rsidR="00236CD2" w:rsidRPr="00A30090" w:rsidRDefault="00236CD2" w:rsidP="000F21FB">
            <w:pPr>
              <w:rPr>
                <w:rFonts w:ascii="Arial" w:hAnsi="Arial" w:cs="Arial"/>
              </w:rPr>
            </w:pPr>
            <w:r w:rsidRPr="00A30090">
              <w:rPr>
                <w:rFonts w:ascii="Arial" w:hAnsi="Arial" w:cs="Arial"/>
              </w:rPr>
              <w:t xml:space="preserve">Stand: </w:t>
            </w:r>
          </w:p>
        </w:tc>
        <w:tc>
          <w:tcPr>
            <w:tcW w:w="5134" w:type="dxa"/>
          </w:tcPr>
          <w:p w14:paraId="0CB34D01" w14:textId="42231F8D" w:rsidR="00236CD2" w:rsidRPr="00A30090" w:rsidRDefault="000627FE" w:rsidP="00726030">
            <w:pPr>
              <w:rPr>
                <w:rFonts w:ascii="Arial" w:hAnsi="Arial" w:cs="Arial"/>
              </w:rPr>
            </w:pPr>
            <w:r>
              <w:rPr>
                <w:rFonts w:ascii="Arial" w:hAnsi="Arial" w:cs="Arial"/>
              </w:rPr>
              <w:t>02</w:t>
            </w:r>
            <w:r w:rsidR="005010C5" w:rsidRPr="00A30090">
              <w:rPr>
                <w:rFonts w:ascii="Arial" w:hAnsi="Arial" w:cs="Arial"/>
              </w:rPr>
              <w:t>.</w:t>
            </w:r>
            <w:r w:rsidR="00643F6B">
              <w:rPr>
                <w:rFonts w:ascii="Arial" w:hAnsi="Arial" w:cs="Arial"/>
              </w:rPr>
              <w:t>0</w:t>
            </w:r>
            <w:r>
              <w:rPr>
                <w:rFonts w:ascii="Arial" w:hAnsi="Arial" w:cs="Arial"/>
              </w:rPr>
              <w:t>6</w:t>
            </w:r>
            <w:r w:rsidR="005010C5" w:rsidRPr="00A30090">
              <w:rPr>
                <w:rFonts w:ascii="Arial" w:hAnsi="Arial" w:cs="Arial"/>
              </w:rPr>
              <w:t>.</w:t>
            </w:r>
            <w:r w:rsidR="00643F6B" w:rsidRPr="00A30090">
              <w:rPr>
                <w:rFonts w:ascii="Arial" w:hAnsi="Arial" w:cs="Arial"/>
              </w:rPr>
              <w:t>20</w:t>
            </w:r>
            <w:r w:rsidR="00643F6B">
              <w:rPr>
                <w:rFonts w:ascii="Arial" w:hAnsi="Arial" w:cs="Arial"/>
              </w:rPr>
              <w:t>25</w:t>
            </w:r>
          </w:p>
        </w:tc>
      </w:tr>
      <w:tr w:rsidR="00D01507" w:rsidRPr="00A30090" w14:paraId="4C6AE3A4" w14:textId="77777777" w:rsidTr="00012F89">
        <w:tc>
          <w:tcPr>
            <w:tcW w:w="4077" w:type="dxa"/>
          </w:tcPr>
          <w:p w14:paraId="23AB4866" w14:textId="77777777" w:rsidR="00D01507" w:rsidRPr="00A30090" w:rsidRDefault="00D01507" w:rsidP="000F21FB">
            <w:pPr>
              <w:rPr>
                <w:rFonts w:ascii="Arial" w:hAnsi="Arial" w:cs="Arial"/>
              </w:rPr>
            </w:pPr>
            <w:r w:rsidRPr="00A30090">
              <w:rPr>
                <w:rFonts w:ascii="Arial" w:hAnsi="Arial" w:cs="Arial"/>
              </w:rPr>
              <w:t>Version:</w:t>
            </w:r>
          </w:p>
        </w:tc>
        <w:tc>
          <w:tcPr>
            <w:tcW w:w="5134" w:type="dxa"/>
          </w:tcPr>
          <w:p w14:paraId="7D05390F" w14:textId="5768F6CF" w:rsidR="00D01507" w:rsidRPr="00A30090" w:rsidRDefault="002C472F" w:rsidP="00726030">
            <w:pPr>
              <w:rPr>
                <w:rFonts w:ascii="Arial" w:hAnsi="Arial" w:cs="Arial"/>
              </w:rPr>
            </w:pPr>
            <w:r>
              <w:rPr>
                <w:rFonts w:ascii="Arial" w:hAnsi="Arial" w:cs="Arial"/>
              </w:rPr>
              <w:t>Fi</w:t>
            </w:r>
            <w:bookmarkStart w:id="0" w:name="_GoBack"/>
            <w:bookmarkEnd w:id="0"/>
            <w:r>
              <w:rPr>
                <w:rFonts w:ascii="Arial" w:hAnsi="Arial" w:cs="Arial"/>
              </w:rPr>
              <w:t>nal</w:t>
            </w:r>
          </w:p>
        </w:tc>
      </w:tr>
    </w:tbl>
    <w:p w14:paraId="3BABF9B3" w14:textId="77777777" w:rsidR="0080116B" w:rsidRPr="00A30090" w:rsidRDefault="0080116B" w:rsidP="00B348D9">
      <w:pPr>
        <w:jc w:val="center"/>
        <w:rPr>
          <w:rFonts w:ascii="Arial" w:hAnsi="Arial" w:cs="Arial"/>
          <w:bCs/>
          <w:sz w:val="32"/>
        </w:rPr>
        <w:sectPr w:rsidR="0080116B" w:rsidRPr="00A30090" w:rsidSect="00695CB9">
          <w:headerReference w:type="even" r:id="rId11"/>
          <w:footerReference w:type="even" r:id="rId12"/>
          <w:footerReference w:type="default" r:id="rId13"/>
          <w:pgSz w:w="11907" w:h="16840" w:code="9"/>
          <w:pgMar w:top="1418" w:right="1418" w:bottom="1134" w:left="1418" w:header="851" w:footer="454" w:gutter="0"/>
          <w:cols w:space="720"/>
          <w:titlePg/>
        </w:sectPr>
      </w:pPr>
    </w:p>
    <w:p w14:paraId="4F9709D0" w14:textId="77777777" w:rsidR="00AA6F69" w:rsidRPr="00A30090" w:rsidRDefault="00221179" w:rsidP="00AA6F69">
      <w:pPr>
        <w:rPr>
          <w:rFonts w:ascii="Arial" w:hAnsi="Arial" w:cs="Arial"/>
          <w:b/>
        </w:rPr>
      </w:pPr>
      <w:r w:rsidRPr="00A30090">
        <w:rPr>
          <w:rFonts w:ascii="Arial" w:hAnsi="Arial" w:cs="Arial"/>
          <w:b/>
        </w:rPr>
        <w:lastRenderedPageBreak/>
        <w:t>Dokumentinformationen</w:t>
      </w:r>
    </w:p>
    <w:p w14:paraId="70605CD5" w14:textId="77777777" w:rsidR="00AA6F69" w:rsidRPr="00A30090" w:rsidRDefault="00AA6F69" w:rsidP="00AA6F69">
      <w:pPr>
        <w:rPr>
          <w:rFonts w:ascii="Arial" w:hAnsi="Arial"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A30090" w14:paraId="1469397F" w14:textId="77777777" w:rsidTr="00AA6F69">
        <w:trPr>
          <w:trHeight w:val="851"/>
        </w:trPr>
        <w:tc>
          <w:tcPr>
            <w:tcW w:w="4606" w:type="dxa"/>
          </w:tcPr>
          <w:p w14:paraId="3BD64347" w14:textId="77777777" w:rsidR="00AA6F69" w:rsidRPr="00A30090" w:rsidRDefault="00AA6F69" w:rsidP="00AA6F69">
            <w:pPr>
              <w:rPr>
                <w:rFonts w:ascii="Arial" w:hAnsi="Arial" w:cs="Arial"/>
                <w:b/>
                <w:sz w:val="20"/>
                <w:szCs w:val="20"/>
              </w:rPr>
            </w:pPr>
            <w:r w:rsidRPr="00A30090">
              <w:rPr>
                <w:rFonts w:ascii="Arial" w:hAnsi="Arial" w:cs="Arial"/>
                <w:b/>
                <w:sz w:val="20"/>
                <w:szCs w:val="20"/>
              </w:rPr>
              <w:t>Titel des Projekt</w:t>
            </w:r>
            <w:r w:rsidR="00501D20" w:rsidRPr="00A30090">
              <w:rPr>
                <w:rFonts w:ascii="Arial" w:hAnsi="Arial" w:cs="Arial"/>
                <w:b/>
                <w:sz w:val="20"/>
                <w:szCs w:val="20"/>
              </w:rPr>
              <w:t>e</w:t>
            </w:r>
            <w:r w:rsidRPr="00A30090">
              <w:rPr>
                <w:rFonts w:ascii="Arial" w:hAnsi="Arial" w:cs="Arial"/>
                <w:b/>
                <w:sz w:val="20"/>
                <w:szCs w:val="20"/>
              </w:rPr>
              <w:t>s</w:t>
            </w:r>
          </w:p>
        </w:tc>
        <w:tc>
          <w:tcPr>
            <w:tcW w:w="4858" w:type="dxa"/>
          </w:tcPr>
          <w:p w14:paraId="25DFC3DA" w14:textId="77777777" w:rsidR="00AA6F69" w:rsidRPr="00A30090" w:rsidRDefault="00AA6F69" w:rsidP="00AA6F69">
            <w:pPr>
              <w:pStyle w:val="Fuzeile"/>
              <w:rPr>
                <w:rFonts w:ascii="Arial" w:hAnsi="Arial" w:cs="Arial"/>
                <w:sz w:val="20"/>
                <w:szCs w:val="20"/>
              </w:rPr>
            </w:pPr>
            <w:r w:rsidRPr="00A30090">
              <w:fldChar w:fldCharType="begin"/>
            </w:r>
            <w:r w:rsidRPr="00A30090">
              <w:rPr>
                <w:rFonts w:ascii="Arial" w:hAnsi="Arial" w:cs="Arial"/>
                <w:sz w:val="20"/>
                <w:szCs w:val="20"/>
              </w:rPr>
              <w:instrText xml:space="preserve"> AUTOTEXT  " Einfaches Textfeld"  \* MERGEFORMAT </w:instrText>
            </w:r>
            <w:r w:rsidRPr="00A30090">
              <w:rPr>
                <w:rFonts w:ascii="Arial" w:hAnsi="Arial" w:cs="Arial"/>
                <w:sz w:val="20"/>
                <w:szCs w:val="20"/>
              </w:rPr>
              <w:fldChar w:fldCharType="end"/>
            </w:r>
            <w:r w:rsidR="009C23AC" w:rsidRPr="00A30090">
              <w:rPr>
                <w:rFonts w:ascii="Arial" w:hAnsi="Arial" w:cs="Arial"/>
                <w:sz w:val="20"/>
                <w:szCs w:val="20"/>
              </w:rPr>
              <w:t>Erhalt der Laserkristallzucht in DEU</w:t>
            </w:r>
          </w:p>
        </w:tc>
      </w:tr>
      <w:tr w:rsidR="00AA6F69" w:rsidRPr="00A30090" w14:paraId="1D334DEC" w14:textId="77777777" w:rsidTr="00AA6F69">
        <w:trPr>
          <w:trHeight w:val="851"/>
        </w:trPr>
        <w:tc>
          <w:tcPr>
            <w:tcW w:w="4606" w:type="dxa"/>
          </w:tcPr>
          <w:p w14:paraId="23CF7290" w14:textId="77777777" w:rsidR="00221179" w:rsidRPr="00A30090" w:rsidRDefault="00AA6F69" w:rsidP="00AA6F69">
            <w:pPr>
              <w:rPr>
                <w:rFonts w:ascii="Arial" w:hAnsi="Arial" w:cs="Arial"/>
                <w:b/>
                <w:sz w:val="20"/>
                <w:szCs w:val="20"/>
              </w:rPr>
            </w:pPr>
            <w:r w:rsidRPr="00A30090">
              <w:rPr>
                <w:rFonts w:ascii="Arial" w:hAnsi="Arial" w:cs="Arial"/>
                <w:b/>
                <w:sz w:val="20"/>
                <w:szCs w:val="20"/>
              </w:rPr>
              <w:t>Titel des Dokument</w:t>
            </w:r>
            <w:r w:rsidR="00501D20" w:rsidRPr="00A30090">
              <w:rPr>
                <w:rFonts w:ascii="Arial" w:hAnsi="Arial" w:cs="Arial"/>
                <w:b/>
                <w:sz w:val="20"/>
                <w:szCs w:val="20"/>
              </w:rPr>
              <w:t>e</w:t>
            </w:r>
            <w:r w:rsidRPr="00A30090">
              <w:rPr>
                <w:rFonts w:ascii="Arial" w:hAnsi="Arial" w:cs="Arial"/>
                <w:b/>
                <w:sz w:val="20"/>
                <w:szCs w:val="20"/>
              </w:rPr>
              <w:t>s</w:t>
            </w:r>
          </w:p>
          <w:p w14:paraId="686AC558" w14:textId="77777777" w:rsidR="00221179" w:rsidRPr="00A30090" w:rsidRDefault="00221179" w:rsidP="00221179">
            <w:pPr>
              <w:rPr>
                <w:rFonts w:ascii="Arial" w:hAnsi="Arial" w:cs="Arial"/>
                <w:sz w:val="20"/>
                <w:szCs w:val="20"/>
              </w:rPr>
            </w:pPr>
          </w:p>
          <w:p w14:paraId="6321A24C" w14:textId="77777777" w:rsidR="00AA6F69" w:rsidRPr="00A30090" w:rsidRDefault="00221179" w:rsidP="00221179">
            <w:pPr>
              <w:tabs>
                <w:tab w:val="left" w:pos="3497"/>
              </w:tabs>
              <w:rPr>
                <w:rFonts w:ascii="Arial" w:hAnsi="Arial" w:cs="Arial"/>
                <w:sz w:val="20"/>
                <w:szCs w:val="20"/>
              </w:rPr>
            </w:pPr>
            <w:r w:rsidRPr="00A30090">
              <w:rPr>
                <w:rFonts w:ascii="Arial" w:hAnsi="Arial" w:cs="Arial"/>
                <w:sz w:val="20"/>
                <w:szCs w:val="20"/>
              </w:rPr>
              <w:tab/>
            </w:r>
          </w:p>
        </w:tc>
        <w:tc>
          <w:tcPr>
            <w:tcW w:w="4858" w:type="dxa"/>
          </w:tcPr>
          <w:p w14:paraId="1C5C3BF1" w14:textId="77777777" w:rsidR="00AA6F69" w:rsidRPr="00A30090" w:rsidRDefault="00AA6F69" w:rsidP="00AA6F69">
            <w:pPr>
              <w:pStyle w:val="Fuzeile"/>
              <w:rPr>
                <w:rFonts w:ascii="Arial" w:hAnsi="Arial" w:cs="Arial"/>
                <w:sz w:val="20"/>
                <w:szCs w:val="20"/>
              </w:rPr>
            </w:pPr>
            <w:r w:rsidRPr="00A30090">
              <w:rPr>
                <w:rFonts w:ascii="Arial" w:hAnsi="Arial" w:cs="Arial"/>
                <w:sz w:val="20"/>
                <w:szCs w:val="20"/>
              </w:rPr>
              <w:t>Wirtschaftlichkeitsuntersuchung</w:t>
            </w:r>
          </w:p>
          <w:p w14:paraId="19744978" w14:textId="77777777" w:rsidR="00AA6F69" w:rsidRPr="00A30090" w:rsidRDefault="00AA6F69" w:rsidP="00AA6F69">
            <w:pPr>
              <w:rPr>
                <w:rFonts w:ascii="Arial" w:hAnsi="Arial" w:cs="Arial"/>
                <w:sz w:val="20"/>
                <w:szCs w:val="20"/>
              </w:rPr>
            </w:pPr>
            <w:r w:rsidRPr="00A30090">
              <w:fldChar w:fldCharType="begin"/>
            </w:r>
            <w:r w:rsidRPr="00A30090">
              <w:rPr>
                <w:rFonts w:ascii="Arial" w:hAnsi="Arial" w:cs="Arial"/>
                <w:sz w:val="20"/>
                <w:szCs w:val="20"/>
              </w:rPr>
              <w:instrText xml:space="preserve"> TITLE  "Name des Projektes" \* Caps  \* MERGEFORMAT </w:instrText>
            </w:r>
            <w:r w:rsidRPr="00A30090">
              <w:rPr>
                <w:rFonts w:ascii="Arial" w:hAnsi="Arial" w:cs="Arial"/>
                <w:sz w:val="20"/>
                <w:szCs w:val="20"/>
              </w:rPr>
              <w:fldChar w:fldCharType="separate"/>
            </w:r>
            <w:r w:rsidR="009C23AC" w:rsidRPr="00A30090">
              <w:rPr>
                <w:rFonts w:ascii="Arial" w:hAnsi="Arial" w:cs="Arial"/>
                <w:sz w:val="20"/>
                <w:szCs w:val="20"/>
              </w:rPr>
              <w:t>Erhalt der Laserkristallzucht in DEU</w:t>
            </w:r>
            <w:r w:rsidRPr="00A30090">
              <w:fldChar w:fldCharType="end"/>
            </w:r>
          </w:p>
        </w:tc>
      </w:tr>
      <w:tr w:rsidR="00AA6F69" w:rsidRPr="00A30090" w14:paraId="1D8965E9" w14:textId="77777777" w:rsidTr="00AA6F69">
        <w:trPr>
          <w:trHeight w:val="283"/>
        </w:trPr>
        <w:tc>
          <w:tcPr>
            <w:tcW w:w="4606" w:type="dxa"/>
          </w:tcPr>
          <w:p w14:paraId="54411B98" w14:textId="77777777" w:rsidR="00AA6F69" w:rsidRPr="00A30090" w:rsidRDefault="00AA6F69" w:rsidP="00AA6F69">
            <w:pPr>
              <w:rPr>
                <w:rFonts w:ascii="Arial" w:hAnsi="Arial" w:cs="Arial"/>
                <w:b/>
                <w:sz w:val="20"/>
                <w:szCs w:val="20"/>
              </w:rPr>
            </w:pPr>
          </w:p>
        </w:tc>
        <w:tc>
          <w:tcPr>
            <w:tcW w:w="4858" w:type="dxa"/>
          </w:tcPr>
          <w:p w14:paraId="60CC6D49" w14:textId="77777777" w:rsidR="00AA6F69" w:rsidRPr="00A30090" w:rsidRDefault="00AA6F69" w:rsidP="00AA6F69">
            <w:pPr>
              <w:rPr>
                <w:rFonts w:ascii="Arial" w:hAnsi="Arial" w:cs="Arial"/>
                <w:sz w:val="20"/>
                <w:szCs w:val="20"/>
              </w:rPr>
            </w:pPr>
          </w:p>
        </w:tc>
      </w:tr>
      <w:tr w:rsidR="00AA6F69" w:rsidRPr="00A30090" w14:paraId="6472B34A" w14:textId="77777777" w:rsidTr="00AA6F69">
        <w:trPr>
          <w:trHeight w:val="851"/>
        </w:trPr>
        <w:tc>
          <w:tcPr>
            <w:tcW w:w="4606" w:type="dxa"/>
          </w:tcPr>
          <w:p w14:paraId="3B174DB2" w14:textId="77777777" w:rsidR="00AA6F69" w:rsidRPr="00A30090" w:rsidRDefault="00AA6F69" w:rsidP="00AA6F69">
            <w:pPr>
              <w:rPr>
                <w:rFonts w:ascii="Arial" w:hAnsi="Arial" w:cs="Arial"/>
                <w:b/>
                <w:sz w:val="20"/>
                <w:szCs w:val="20"/>
              </w:rPr>
            </w:pPr>
            <w:r w:rsidRPr="00A30090">
              <w:rPr>
                <w:rFonts w:ascii="Arial" w:hAnsi="Arial" w:cs="Arial"/>
                <w:b/>
                <w:sz w:val="20"/>
                <w:szCs w:val="20"/>
              </w:rPr>
              <w:t>Maßnahmenverantwortlicher</w:t>
            </w:r>
          </w:p>
        </w:tc>
        <w:tc>
          <w:tcPr>
            <w:tcW w:w="4858" w:type="dxa"/>
          </w:tcPr>
          <w:p w14:paraId="080C8C65" w14:textId="77777777" w:rsidR="00AA6F69" w:rsidRPr="00A30090" w:rsidRDefault="009C23AC" w:rsidP="00AA6F69">
            <w:pPr>
              <w:rPr>
                <w:rFonts w:ascii="Arial" w:hAnsi="Arial" w:cs="Arial"/>
                <w:sz w:val="20"/>
                <w:szCs w:val="20"/>
              </w:rPr>
            </w:pPr>
            <w:r w:rsidRPr="00A30090">
              <w:rPr>
                <w:rFonts w:ascii="Arial" w:hAnsi="Arial" w:cs="Arial"/>
                <w:sz w:val="20"/>
                <w:szCs w:val="20"/>
              </w:rPr>
              <w:t>BMVg Rü II 6</w:t>
            </w:r>
          </w:p>
        </w:tc>
      </w:tr>
      <w:tr w:rsidR="00AA6F69" w:rsidRPr="00A30090" w14:paraId="0DF3AF57" w14:textId="77777777" w:rsidTr="00AA6F69">
        <w:trPr>
          <w:trHeight w:val="851"/>
        </w:trPr>
        <w:tc>
          <w:tcPr>
            <w:tcW w:w="4606" w:type="dxa"/>
          </w:tcPr>
          <w:p w14:paraId="1F550B5B" w14:textId="587E2CD4" w:rsidR="00AA6F69" w:rsidRPr="00A30090" w:rsidRDefault="000A1AA2" w:rsidP="00AA6F69">
            <w:pPr>
              <w:rPr>
                <w:rFonts w:ascii="Arial" w:hAnsi="Arial" w:cs="Arial"/>
                <w:sz w:val="20"/>
                <w:szCs w:val="20"/>
              </w:rPr>
            </w:pPr>
            <w:r>
              <w:rPr>
                <w:rFonts w:ascii="Arial" w:hAnsi="Arial" w:cs="Arial"/>
                <w:sz w:val="20"/>
                <w:szCs w:val="20"/>
              </w:rPr>
              <w:t>RDir‘in</w:t>
            </w:r>
            <w:r w:rsidRPr="00A30090">
              <w:rPr>
                <w:rFonts w:ascii="Arial" w:hAnsi="Arial" w:cs="Arial"/>
                <w:sz w:val="20"/>
                <w:szCs w:val="20"/>
              </w:rPr>
              <w:t xml:space="preserve"> </w:t>
            </w:r>
            <w:r w:rsidR="00AA3E6D" w:rsidRPr="00A30090">
              <w:rPr>
                <w:rFonts w:ascii="Arial" w:hAnsi="Arial" w:cs="Arial"/>
                <w:sz w:val="20"/>
                <w:szCs w:val="20"/>
              </w:rPr>
              <w:t>Marlene Potthoff</w:t>
            </w:r>
          </w:p>
        </w:tc>
        <w:tc>
          <w:tcPr>
            <w:tcW w:w="4858" w:type="dxa"/>
          </w:tcPr>
          <w:p w14:paraId="1CA163FF" w14:textId="0F71F496" w:rsidR="0075099B" w:rsidRPr="00A30090" w:rsidRDefault="00AA6F69" w:rsidP="00160685">
            <w:pPr>
              <w:pStyle w:val="Fuzeile"/>
              <w:tabs>
                <w:tab w:val="left" w:pos="781"/>
              </w:tabs>
              <w:rPr>
                <w:rFonts w:ascii="Arial" w:hAnsi="Arial" w:cs="Arial"/>
                <w:sz w:val="20"/>
                <w:szCs w:val="20"/>
              </w:rPr>
            </w:pPr>
            <w:r w:rsidRPr="00A30090">
              <w:rPr>
                <w:rFonts w:ascii="Arial" w:hAnsi="Arial" w:cs="Arial"/>
                <w:sz w:val="20"/>
                <w:szCs w:val="20"/>
              </w:rPr>
              <w:t>Tel:</w:t>
            </w:r>
            <w:r w:rsidRPr="00A30090">
              <w:rPr>
                <w:rFonts w:ascii="Arial" w:hAnsi="Arial" w:cs="Arial"/>
                <w:sz w:val="20"/>
                <w:szCs w:val="20"/>
              </w:rPr>
              <w:tab/>
            </w:r>
            <w:r w:rsidR="009C23AC" w:rsidRPr="00A30090">
              <w:rPr>
                <w:rFonts w:ascii="Arial" w:hAnsi="Arial" w:cs="Arial"/>
                <w:sz w:val="20"/>
                <w:szCs w:val="20"/>
              </w:rPr>
              <w:t>3400 24041</w:t>
            </w:r>
          </w:p>
          <w:p w14:paraId="7686017A" w14:textId="77777777" w:rsidR="00AA6F69" w:rsidRPr="00A30090" w:rsidRDefault="00AA6F69" w:rsidP="00160685">
            <w:pPr>
              <w:pStyle w:val="Fuzeile"/>
              <w:tabs>
                <w:tab w:val="left" w:pos="781"/>
              </w:tabs>
              <w:rPr>
                <w:rFonts w:ascii="Arial" w:hAnsi="Arial" w:cs="Arial"/>
                <w:sz w:val="20"/>
                <w:szCs w:val="20"/>
              </w:rPr>
            </w:pPr>
            <w:r w:rsidRPr="00A30090">
              <w:rPr>
                <w:rFonts w:ascii="Arial" w:hAnsi="Arial" w:cs="Arial"/>
                <w:sz w:val="20"/>
                <w:szCs w:val="20"/>
              </w:rPr>
              <w:t>E</w:t>
            </w:r>
            <w:r w:rsidR="00160685" w:rsidRPr="00A30090">
              <w:rPr>
                <w:rFonts w:ascii="Arial" w:hAnsi="Arial" w:cs="Arial"/>
                <w:sz w:val="20"/>
                <w:szCs w:val="20"/>
              </w:rPr>
              <w:t>-M</w:t>
            </w:r>
            <w:r w:rsidRPr="00A30090">
              <w:rPr>
                <w:rFonts w:ascii="Arial" w:hAnsi="Arial" w:cs="Arial"/>
                <w:sz w:val="20"/>
                <w:szCs w:val="20"/>
              </w:rPr>
              <w:t xml:space="preserve">ail: </w:t>
            </w:r>
            <w:r w:rsidRPr="00A30090">
              <w:rPr>
                <w:rFonts w:ascii="Arial" w:hAnsi="Arial" w:cs="Arial"/>
                <w:sz w:val="20"/>
                <w:szCs w:val="20"/>
              </w:rPr>
              <w:tab/>
            </w:r>
            <w:r w:rsidR="009C23AC" w:rsidRPr="00A30090">
              <w:rPr>
                <w:rFonts w:ascii="Arial" w:hAnsi="Arial" w:cs="Arial"/>
                <w:sz w:val="20"/>
                <w:szCs w:val="20"/>
              </w:rPr>
              <w:t>bmvgrueII6@bmvg.bund.de</w:t>
            </w:r>
          </w:p>
        </w:tc>
      </w:tr>
      <w:tr w:rsidR="00AA3E6D" w:rsidRPr="00A30090" w14:paraId="7A7E30D6" w14:textId="77777777" w:rsidTr="00AA6F69">
        <w:trPr>
          <w:trHeight w:val="851"/>
        </w:trPr>
        <w:tc>
          <w:tcPr>
            <w:tcW w:w="4606" w:type="dxa"/>
          </w:tcPr>
          <w:p w14:paraId="589A668F" w14:textId="21C0E35A" w:rsidR="00AA3E6D" w:rsidRPr="00A30090" w:rsidRDefault="000A1AA2" w:rsidP="00AA6F69">
            <w:pPr>
              <w:rPr>
                <w:rFonts w:ascii="Arial" w:hAnsi="Arial" w:cs="Arial"/>
                <w:sz w:val="20"/>
                <w:szCs w:val="20"/>
              </w:rPr>
            </w:pPr>
            <w:r>
              <w:rPr>
                <w:rFonts w:ascii="Arial" w:hAnsi="Arial" w:cs="Arial"/>
                <w:sz w:val="20"/>
                <w:szCs w:val="20"/>
              </w:rPr>
              <w:t>TRDir</w:t>
            </w:r>
            <w:r w:rsidRPr="00A30090">
              <w:rPr>
                <w:rFonts w:ascii="Arial" w:hAnsi="Arial" w:cs="Arial"/>
                <w:sz w:val="20"/>
                <w:szCs w:val="20"/>
              </w:rPr>
              <w:t xml:space="preserve"> </w:t>
            </w:r>
            <w:r w:rsidR="00AA3E6D" w:rsidRPr="00A30090">
              <w:rPr>
                <w:rFonts w:ascii="Arial" w:hAnsi="Arial" w:cs="Arial"/>
                <w:sz w:val="20"/>
                <w:szCs w:val="20"/>
              </w:rPr>
              <w:t>Mario Gebauer</w:t>
            </w:r>
          </w:p>
        </w:tc>
        <w:tc>
          <w:tcPr>
            <w:tcW w:w="4858" w:type="dxa"/>
          </w:tcPr>
          <w:p w14:paraId="365D6081" w14:textId="2115773B" w:rsidR="00AA3E6D" w:rsidRPr="00A30090" w:rsidRDefault="00AA3E6D" w:rsidP="00AA3E6D">
            <w:pPr>
              <w:pStyle w:val="Fuzeile"/>
              <w:tabs>
                <w:tab w:val="left" w:pos="781"/>
              </w:tabs>
              <w:rPr>
                <w:rFonts w:ascii="Arial" w:hAnsi="Arial" w:cs="Arial"/>
                <w:sz w:val="20"/>
                <w:szCs w:val="20"/>
              </w:rPr>
            </w:pPr>
            <w:r w:rsidRPr="00A30090">
              <w:rPr>
                <w:rFonts w:ascii="Arial" w:hAnsi="Arial" w:cs="Arial"/>
                <w:sz w:val="20"/>
                <w:szCs w:val="20"/>
              </w:rPr>
              <w:t>Tel:</w:t>
            </w:r>
            <w:r w:rsidRPr="00A30090">
              <w:rPr>
                <w:rFonts w:ascii="Arial" w:hAnsi="Arial" w:cs="Arial"/>
                <w:sz w:val="20"/>
                <w:szCs w:val="20"/>
              </w:rPr>
              <w:tab/>
              <w:t>3400 24039</w:t>
            </w:r>
          </w:p>
          <w:p w14:paraId="374C0590" w14:textId="77777777" w:rsidR="00AA3E6D" w:rsidRPr="00A30090" w:rsidRDefault="00AA3E6D" w:rsidP="00AA3E6D">
            <w:pPr>
              <w:pStyle w:val="Fuzeile"/>
              <w:tabs>
                <w:tab w:val="left" w:pos="781"/>
              </w:tabs>
              <w:rPr>
                <w:rFonts w:ascii="Arial" w:hAnsi="Arial" w:cs="Arial"/>
                <w:sz w:val="20"/>
                <w:szCs w:val="20"/>
              </w:rPr>
            </w:pPr>
            <w:r w:rsidRPr="00A30090">
              <w:rPr>
                <w:rFonts w:ascii="Arial" w:hAnsi="Arial" w:cs="Arial"/>
                <w:sz w:val="20"/>
                <w:szCs w:val="20"/>
              </w:rPr>
              <w:t xml:space="preserve">E-Mail: </w:t>
            </w:r>
            <w:r w:rsidRPr="00A30090">
              <w:rPr>
                <w:rFonts w:ascii="Arial" w:hAnsi="Arial" w:cs="Arial"/>
                <w:sz w:val="20"/>
                <w:szCs w:val="20"/>
              </w:rPr>
              <w:tab/>
              <w:t>bmvgrueII6@bmvg.bund.de</w:t>
            </w:r>
          </w:p>
        </w:tc>
      </w:tr>
      <w:tr w:rsidR="00AA6F69" w:rsidRPr="00A30090" w14:paraId="4732F881" w14:textId="77777777" w:rsidTr="00AA6F69">
        <w:trPr>
          <w:trHeight w:val="851"/>
        </w:trPr>
        <w:tc>
          <w:tcPr>
            <w:tcW w:w="4606" w:type="dxa"/>
          </w:tcPr>
          <w:p w14:paraId="5624858A" w14:textId="77777777" w:rsidR="00AA6F69" w:rsidRPr="00A30090" w:rsidRDefault="00AA6F69" w:rsidP="00AA6F69">
            <w:pPr>
              <w:rPr>
                <w:rFonts w:ascii="Arial" w:hAnsi="Arial" w:cs="Arial"/>
                <w:b/>
                <w:sz w:val="20"/>
                <w:szCs w:val="20"/>
              </w:rPr>
            </w:pPr>
            <w:r w:rsidRPr="00A30090">
              <w:rPr>
                <w:rFonts w:ascii="Arial" w:hAnsi="Arial" w:cs="Arial"/>
                <w:b/>
                <w:sz w:val="20"/>
                <w:szCs w:val="20"/>
              </w:rPr>
              <w:t>Durchführungsverantwortlicher</w:t>
            </w:r>
          </w:p>
        </w:tc>
        <w:tc>
          <w:tcPr>
            <w:tcW w:w="4858" w:type="dxa"/>
          </w:tcPr>
          <w:p w14:paraId="5223EC74" w14:textId="77777777" w:rsidR="00AA6F69" w:rsidRPr="00A30090" w:rsidRDefault="009C23AC" w:rsidP="00AA6F69">
            <w:pPr>
              <w:rPr>
                <w:rFonts w:ascii="Arial" w:hAnsi="Arial" w:cs="Arial"/>
                <w:sz w:val="20"/>
                <w:szCs w:val="20"/>
              </w:rPr>
            </w:pPr>
            <w:r w:rsidRPr="00A30090">
              <w:rPr>
                <w:rFonts w:ascii="Arial" w:hAnsi="Arial" w:cs="Arial"/>
                <w:sz w:val="20"/>
                <w:szCs w:val="20"/>
              </w:rPr>
              <w:t>BMVg Rü II 6</w:t>
            </w:r>
          </w:p>
        </w:tc>
      </w:tr>
      <w:tr w:rsidR="009C23AC" w:rsidRPr="00A30090" w14:paraId="75FCA332" w14:textId="77777777" w:rsidTr="00AA6F69">
        <w:trPr>
          <w:trHeight w:val="851"/>
        </w:trPr>
        <w:tc>
          <w:tcPr>
            <w:tcW w:w="4606" w:type="dxa"/>
          </w:tcPr>
          <w:p w14:paraId="097448F4" w14:textId="4F8BC48F" w:rsidR="009C23AC" w:rsidRPr="00A30090" w:rsidRDefault="009C23AC" w:rsidP="009C23AC">
            <w:pPr>
              <w:rPr>
                <w:rFonts w:ascii="Arial" w:hAnsi="Arial" w:cs="Arial"/>
                <w:sz w:val="20"/>
                <w:szCs w:val="20"/>
              </w:rPr>
            </w:pPr>
            <w:r w:rsidRPr="00A30090">
              <w:fldChar w:fldCharType="begin"/>
            </w:r>
            <w:r w:rsidRPr="00A30090">
              <w:rPr>
                <w:rFonts w:ascii="Arial" w:hAnsi="Arial" w:cs="Arial"/>
                <w:sz w:val="20"/>
                <w:szCs w:val="20"/>
              </w:rPr>
              <w:instrText xml:space="preserve"> TITLE  Ansprechpartner  \* MERGEFORMAT </w:instrText>
            </w:r>
            <w:r w:rsidRPr="00A30090">
              <w:rPr>
                <w:rFonts w:ascii="Arial" w:hAnsi="Arial" w:cs="Arial"/>
                <w:sz w:val="20"/>
                <w:szCs w:val="20"/>
              </w:rPr>
              <w:fldChar w:fldCharType="separate"/>
            </w:r>
            <w:r w:rsidR="000A1AA2">
              <w:rPr>
                <w:rFonts w:ascii="Arial" w:hAnsi="Arial" w:cs="Arial"/>
                <w:sz w:val="20"/>
                <w:szCs w:val="20"/>
              </w:rPr>
              <w:t>RDir'in</w:t>
            </w:r>
            <w:r w:rsidR="00AA3E6D" w:rsidRPr="00A30090">
              <w:rPr>
                <w:rFonts w:ascii="Arial" w:hAnsi="Arial" w:cs="Arial"/>
                <w:sz w:val="20"/>
                <w:szCs w:val="20"/>
              </w:rPr>
              <w:t xml:space="preserve"> Marlene Potthoff</w:t>
            </w:r>
            <w:r w:rsidRPr="00A30090">
              <w:fldChar w:fldCharType="end"/>
            </w:r>
          </w:p>
        </w:tc>
        <w:tc>
          <w:tcPr>
            <w:tcW w:w="4858" w:type="dxa"/>
          </w:tcPr>
          <w:p w14:paraId="4D1F752F" w14:textId="709383C8" w:rsidR="009C23AC" w:rsidRPr="00A30090" w:rsidRDefault="009C23AC" w:rsidP="009C23AC">
            <w:pPr>
              <w:pStyle w:val="Fuzeile"/>
              <w:tabs>
                <w:tab w:val="left" w:pos="781"/>
              </w:tabs>
              <w:rPr>
                <w:rFonts w:ascii="Arial" w:hAnsi="Arial" w:cs="Arial"/>
                <w:sz w:val="20"/>
                <w:szCs w:val="20"/>
              </w:rPr>
            </w:pPr>
            <w:r w:rsidRPr="00A30090">
              <w:rPr>
                <w:rFonts w:ascii="Arial" w:hAnsi="Arial" w:cs="Arial"/>
                <w:sz w:val="20"/>
                <w:szCs w:val="20"/>
              </w:rPr>
              <w:t>Tel:</w:t>
            </w:r>
            <w:r w:rsidRPr="00A30090">
              <w:rPr>
                <w:rFonts w:ascii="Arial" w:hAnsi="Arial" w:cs="Arial"/>
                <w:sz w:val="20"/>
                <w:szCs w:val="20"/>
              </w:rPr>
              <w:tab/>
              <w:t>3400 24041</w:t>
            </w:r>
          </w:p>
          <w:p w14:paraId="4ADF5CEC" w14:textId="77777777" w:rsidR="009C23AC" w:rsidRPr="00A30090" w:rsidRDefault="009C23AC" w:rsidP="009C23AC">
            <w:pPr>
              <w:pStyle w:val="Fuzeile"/>
              <w:tabs>
                <w:tab w:val="left" w:pos="781"/>
              </w:tabs>
              <w:rPr>
                <w:rFonts w:ascii="Arial" w:hAnsi="Arial" w:cs="Arial"/>
                <w:sz w:val="20"/>
                <w:szCs w:val="20"/>
              </w:rPr>
            </w:pPr>
            <w:r w:rsidRPr="00A30090">
              <w:rPr>
                <w:rFonts w:ascii="Arial" w:hAnsi="Arial" w:cs="Arial"/>
                <w:sz w:val="20"/>
                <w:szCs w:val="20"/>
              </w:rPr>
              <w:t xml:space="preserve">E-Mail: </w:t>
            </w:r>
            <w:r w:rsidRPr="00A30090">
              <w:rPr>
                <w:rFonts w:ascii="Arial" w:hAnsi="Arial" w:cs="Arial"/>
                <w:sz w:val="20"/>
                <w:szCs w:val="20"/>
              </w:rPr>
              <w:tab/>
              <w:t>bmvgrueII6@bmvg.bund.de</w:t>
            </w:r>
          </w:p>
        </w:tc>
      </w:tr>
      <w:tr w:rsidR="00AA3E6D" w:rsidRPr="00A30090" w14:paraId="6A6B13A0" w14:textId="77777777" w:rsidTr="00AA6F69">
        <w:trPr>
          <w:trHeight w:val="851"/>
        </w:trPr>
        <w:tc>
          <w:tcPr>
            <w:tcW w:w="4606" w:type="dxa"/>
          </w:tcPr>
          <w:p w14:paraId="780DB0B8" w14:textId="66337D80" w:rsidR="00AA3E6D" w:rsidRPr="00A30090" w:rsidRDefault="000A1AA2" w:rsidP="009C23AC">
            <w:pPr>
              <w:rPr>
                <w:rFonts w:ascii="Arial" w:hAnsi="Arial" w:cs="Arial"/>
                <w:sz w:val="20"/>
                <w:szCs w:val="20"/>
              </w:rPr>
            </w:pPr>
            <w:r>
              <w:rPr>
                <w:rFonts w:ascii="Arial" w:hAnsi="Arial" w:cs="Arial"/>
                <w:sz w:val="20"/>
                <w:szCs w:val="20"/>
              </w:rPr>
              <w:t>TRDir</w:t>
            </w:r>
            <w:r w:rsidRPr="00A30090">
              <w:rPr>
                <w:rFonts w:ascii="Arial" w:hAnsi="Arial" w:cs="Arial"/>
                <w:sz w:val="20"/>
                <w:szCs w:val="20"/>
              </w:rPr>
              <w:t xml:space="preserve"> </w:t>
            </w:r>
            <w:r w:rsidR="00AA3E6D" w:rsidRPr="00A30090">
              <w:rPr>
                <w:rFonts w:ascii="Arial" w:hAnsi="Arial" w:cs="Arial"/>
                <w:sz w:val="20"/>
                <w:szCs w:val="20"/>
              </w:rPr>
              <w:t>Mario Gebauer</w:t>
            </w:r>
          </w:p>
        </w:tc>
        <w:tc>
          <w:tcPr>
            <w:tcW w:w="4858" w:type="dxa"/>
          </w:tcPr>
          <w:p w14:paraId="404170EA" w14:textId="3D4C5523" w:rsidR="00AA3E6D" w:rsidRPr="00A30090" w:rsidRDefault="00AA3E6D" w:rsidP="00AA3E6D">
            <w:pPr>
              <w:pStyle w:val="Fuzeile"/>
              <w:tabs>
                <w:tab w:val="left" w:pos="781"/>
              </w:tabs>
              <w:rPr>
                <w:rFonts w:ascii="Arial" w:hAnsi="Arial" w:cs="Arial"/>
                <w:sz w:val="20"/>
                <w:szCs w:val="20"/>
              </w:rPr>
            </w:pPr>
            <w:r w:rsidRPr="00A30090">
              <w:rPr>
                <w:rFonts w:ascii="Arial" w:hAnsi="Arial" w:cs="Arial"/>
                <w:sz w:val="20"/>
                <w:szCs w:val="20"/>
              </w:rPr>
              <w:t>Tel:</w:t>
            </w:r>
            <w:r w:rsidRPr="00A30090">
              <w:rPr>
                <w:rFonts w:ascii="Arial" w:hAnsi="Arial" w:cs="Arial"/>
                <w:sz w:val="20"/>
                <w:szCs w:val="20"/>
              </w:rPr>
              <w:tab/>
              <w:t>3400 24039</w:t>
            </w:r>
          </w:p>
          <w:p w14:paraId="29959468" w14:textId="77777777" w:rsidR="00AA3E6D" w:rsidRPr="00A30090" w:rsidRDefault="00AA3E6D" w:rsidP="00AA3E6D">
            <w:pPr>
              <w:pStyle w:val="Fuzeile"/>
              <w:tabs>
                <w:tab w:val="left" w:pos="781"/>
              </w:tabs>
              <w:rPr>
                <w:rFonts w:ascii="Arial" w:hAnsi="Arial" w:cs="Arial"/>
                <w:sz w:val="20"/>
                <w:szCs w:val="20"/>
              </w:rPr>
            </w:pPr>
            <w:r w:rsidRPr="00A30090">
              <w:rPr>
                <w:rFonts w:ascii="Arial" w:hAnsi="Arial" w:cs="Arial"/>
                <w:sz w:val="20"/>
                <w:szCs w:val="20"/>
              </w:rPr>
              <w:t xml:space="preserve">E-Mail: </w:t>
            </w:r>
            <w:r w:rsidRPr="00A30090">
              <w:rPr>
                <w:rFonts w:ascii="Arial" w:hAnsi="Arial" w:cs="Arial"/>
                <w:sz w:val="20"/>
                <w:szCs w:val="20"/>
              </w:rPr>
              <w:tab/>
              <w:t>bmvgrueII6@bmvg.bund.de</w:t>
            </w:r>
          </w:p>
        </w:tc>
      </w:tr>
      <w:tr w:rsidR="009C23AC" w:rsidRPr="00A30090" w14:paraId="2A5CAF20" w14:textId="77777777" w:rsidTr="00AA6F69">
        <w:trPr>
          <w:trHeight w:val="284"/>
        </w:trPr>
        <w:tc>
          <w:tcPr>
            <w:tcW w:w="4606" w:type="dxa"/>
          </w:tcPr>
          <w:p w14:paraId="28DCC3A8" w14:textId="77777777" w:rsidR="009C23AC" w:rsidRPr="00A30090" w:rsidRDefault="009C23AC" w:rsidP="009C23AC">
            <w:pPr>
              <w:rPr>
                <w:rFonts w:ascii="Arial" w:hAnsi="Arial" w:cs="Arial"/>
                <w:b/>
                <w:sz w:val="20"/>
                <w:szCs w:val="20"/>
              </w:rPr>
            </w:pPr>
          </w:p>
        </w:tc>
        <w:tc>
          <w:tcPr>
            <w:tcW w:w="4858" w:type="dxa"/>
          </w:tcPr>
          <w:p w14:paraId="384AD867" w14:textId="77777777" w:rsidR="009C23AC" w:rsidRPr="00A30090" w:rsidRDefault="009C23AC" w:rsidP="009C23AC">
            <w:pPr>
              <w:rPr>
                <w:rFonts w:ascii="Arial" w:hAnsi="Arial" w:cs="Arial"/>
                <w:sz w:val="20"/>
                <w:szCs w:val="20"/>
              </w:rPr>
            </w:pPr>
          </w:p>
        </w:tc>
      </w:tr>
      <w:tr w:rsidR="009C23AC" w:rsidRPr="00A30090" w14:paraId="643AC0D1" w14:textId="77777777" w:rsidTr="00AA6F69">
        <w:trPr>
          <w:trHeight w:val="851"/>
        </w:trPr>
        <w:tc>
          <w:tcPr>
            <w:tcW w:w="4606" w:type="dxa"/>
          </w:tcPr>
          <w:p w14:paraId="40B731F2" w14:textId="77777777" w:rsidR="009C23AC" w:rsidRPr="00A30090" w:rsidRDefault="009C23AC" w:rsidP="009C23AC">
            <w:pPr>
              <w:rPr>
                <w:rFonts w:ascii="Arial" w:hAnsi="Arial" w:cs="Arial"/>
                <w:b/>
                <w:sz w:val="20"/>
                <w:szCs w:val="20"/>
              </w:rPr>
            </w:pPr>
            <w:r w:rsidRPr="00A30090">
              <w:rPr>
                <w:rFonts w:ascii="Arial" w:hAnsi="Arial" w:cs="Arial"/>
                <w:b/>
                <w:sz w:val="20"/>
                <w:szCs w:val="20"/>
              </w:rPr>
              <w:t xml:space="preserve">Beratung </w:t>
            </w:r>
          </w:p>
        </w:tc>
        <w:tc>
          <w:tcPr>
            <w:tcW w:w="4858" w:type="dxa"/>
          </w:tcPr>
          <w:p w14:paraId="4F03EA27" w14:textId="791F14E8" w:rsidR="009C23AC" w:rsidRPr="00A30090" w:rsidRDefault="00F13CF8" w:rsidP="009C23AC">
            <w:pPr>
              <w:rPr>
                <w:rFonts w:ascii="Arial" w:hAnsi="Arial" w:cs="Arial"/>
                <w:sz w:val="20"/>
                <w:szCs w:val="20"/>
              </w:rPr>
            </w:pPr>
            <w:r w:rsidRPr="00A30090">
              <w:rPr>
                <w:rFonts w:ascii="Arial" w:hAnsi="Arial" w:cs="Arial"/>
                <w:sz w:val="20"/>
                <w:szCs w:val="20"/>
              </w:rPr>
              <w:t>BAIUDBw FC II 2 - KompZWUBw</w:t>
            </w:r>
          </w:p>
        </w:tc>
      </w:tr>
      <w:tr w:rsidR="009C23AC" w:rsidRPr="00A30090" w14:paraId="315DEE6E" w14:textId="77777777" w:rsidTr="00AA6F69">
        <w:trPr>
          <w:trHeight w:val="851"/>
        </w:trPr>
        <w:tc>
          <w:tcPr>
            <w:tcW w:w="4606" w:type="dxa"/>
          </w:tcPr>
          <w:p w14:paraId="3D040C49" w14:textId="38720EA1" w:rsidR="009C23AC" w:rsidRPr="00A30090" w:rsidRDefault="0080209B" w:rsidP="009C23AC">
            <w:pPr>
              <w:rPr>
                <w:rFonts w:ascii="Arial" w:hAnsi="Arial" w:cs="Arial"/>
                <w:sz w:val="20"/>
                <w:szCs w:val="20"/>
              </w:rPr>
            </w:pPr>
            <w:r w:rsidRPr="00A30090">
              <w:rPr>
                <w:rFonts w:ascii="Arial" w:hAnsi="Arial" w:cs="Arial"/>
                <w:sz w:val="20"/>
                <w:szCs w:val="20"/>
              </w:rPr>
              <w:t>RDir Ditzer</w:t>
            </w:r>
          </w:p>
        </w:tc>
        <w:tc>
          <w:tcPr>
            <w:tcW w:w="4858" w:type="dxa"/>
          </w:tcPr>
          <w:p w14:paraId="61871EAC" w14:textId="77777777" w:rsidR="0080209B" w:rsidRPr="00A30090" w:rsidRDefault="0080209B" w:rsidP="009C23AC">
            <w:pPr>
              <w:pStyle w:val="Fuzeile"/>
              <w:tabs>
                <w:tab w:val="left" w:pos="781"/>
              </w:tabs>
              <w:rPr>
                <w:rFonts w:ascii="Arial" w:hAnsi="Arial" w:cs="Arial"/>
                <w:sz w:val="20"/>
                <w:szCs w:val="20"/>
              </w:rPr>
            </w:pPr>
            <w:r w:rsidRPr="00A30090">
              <w:rPr>
                <w:rFonts w:ascii="Arial" w:hAnsi="Arial" w:cs="Arial"/>
                <w:sz w:val="20"/>
                <w:szCs w:val="20"/>
              </w:rPr>
              <w:t>Tel: 90 3402 4312</w:t>
            </w:r>
          </w:p>
          <w:p w14:paraId="5193E250" w14:textId="27286C65" w:rsidR="009C23AC" w:rsidRPr="00A30090" w:rsidRDefault="0080209B" w:rsidP="009C23AC">
            <w:pPr>
              <w:pStyle w:val="Fuzeile"/>
              <w:tabs>
                <w:tab w:val="left" w:pos="781"/>
              </w:tabs>
              <w:rPr>
                <w:rFonts w:ascii="Arial" w:hAnsi="Arial" w:cs="Arial"/>
                <w:sz w:val="20"/>
                <w:szCs w:val="20"/>
              </w:rPr>
            </w:pPr>
            <w:r w:rsidRPr="00A30090">
              <w:rPr>
                <w:rFonts w:ascii="Arial" w:hAnsi="Arial" w:cs="Arial"/>
                <w:sz w:val="20"/>
                <w:szCs w:val="20"/>
              </w:rPr>
              <w:t>E-Mail: wirtschaftlichkeitsuntersuchungenbw@bundeswehr.org</w:t>
            </w:r>
          </w:p>
        </w:tc>
      </w:tr>
      <w:tr w:rsidR="0080209B" w:rsidRPr="00A30090" w14:paraId="415A0F24" w14:textId="77777777" w:rsidTr="00AA6F69">
        <w:trPr>
          <w:trHeight w:val="851"/>
        </w:trPr>
        <w:tc>
          <w:tcPr>
            <w:tcW w:w="4606" w:type="dxa"/>
          </w:tcPr>
          <w:p w14:paraId="3A7CA68B" w14:textId="56E0476A" w:rsidR="0080209B" w:rsidRPr="00A30090" w:rsidRDefault="0080209B" w:rsidP="009C23AC">
            <w:pPr>
              <w:rPr>
                <w:rFonts w:ascii="Arial" w:hAnsi="Arial" w:cs="Arial"/>
                <w:sz w:val="20"/>
                <w:szCs w:val="20"/>
              </w:rPr>
            </w:pPr>
            <w:r w:rsidRPr="00A30090">
              <w:rPr>
                <w:rFonts w:ascii="Arial" w:hAnsi="Arial" w:cs="Arial"/>
                <w:sz w:val="20"/>
                <w:szCs w:val="20"/>
              </w:rPr>
              <w:t>FK</w:t>
            </w:r>
            <w:r w:rsidR="002637D2">
              <w:rPr>
                <w:rFonts w:ascii="Arial" w:hAnsi="Arial" w:cs="Arial"/>
                <w:sz w:val="20"/>
                <w:szCs w:val="20"/>
              </w:rPr>
              <w:t>pt</w:t>
            </w:r>
            <w:r w:rsidRPr="00A30090">
              <w:rPr>
                <w:rFonts w:ascii="Arial" w:hAnsi="Arial" w:cs="Arial"/>
                <w:sz w:val="20"/>
                <w:szCs w:val="20"/>
              </w:rPr>
              <w:t xml:space="preserve"> Fischer</w:t>
            </w:r>
          </w:p>
        </w:tc>
        <w:tc>
          <w:tcPr>
            <w:tcW w:w="4858" w:type="dxa"/>
          </w:tcPr>
          <w:p w14:paraId="04C3BBBF" w14:textId="1A1952CD" w:rsidR="0080209B" w:rsidRPr="00A30090" w:rsidRDefault="0080209B" w:rsidP="0080209B">
            <w:pPr>
              <w:pStyle w:val="Fuzeile"/>
              <w:tabs>
                <w:tab w:val="left" w:pos="781"/>
              </w:tabs>
              <w:rPr>
                <w:rFonts w:ascii="Arial" w:hAnsi="Arial" w:cs="Arial"/>
                <w:sz w:val="20"/>
                <w:szCs w:val="20"/>
              </w:rPr>
            </w:pPr>
            <w:r w:rsidRPr="00A30090">
              <w:rPr>
                <w:rFonts w:ascii="Arial" w:hAnsi="Arial" w:cs="Arial"/>
                <w:sz w:val="20"/>
                <w:szCs w:val="20"/>
              </w:rPr>
              <w:t>Tel: 90 3402 4061</w:t>
            </w:r>
          </w:p>
          <w:p w14:paraId="5B0DF417" w14:textId="640638A5" w:rsidR="0080209B" w:rsidRPr="00A30090" w:rsidRDefault="0080209B" w:rsidP="0080209B">
            <w:pPr>
              <w:pStyle w:val="Fuzeile"/>
              <w:tabs>
                <w:tab w:val="left" w:pos="781"/>
              </w:tabs>
              <w:rPr>
                <w:rFonts w:ascii="Arial" w:hAnsi="Arial" w:cs="Arial"/>
                <w:sz w:val="20"/>
                <w:szCs w:val="20"/>
              </w:rPr>
            </w:pPr>
            <w:r w:rsidRPr="00A30090">
              <w:rPr>
                <w:rFonts w:ascii="Arial" w:hAnsi="Arial" w:cs="Arial"/>
                <w:sz w:val="20"/>
                <w:szCs w:val="20"/>
              </w:rPr>
              <w:t>E-Mail: wirtschaftlichkeitsuntersuchungenbw@bundeswehr.org</w:t>
            </w:r>
          </w:p>
        </w:tc>
      </w:tr>
      <w:tr w:rsidR="0080209B" w:rsidRPr="00A30090" w14:paraId="2AF9FBA8" w14:textId="77777777" w:rsidTr="00AA6F69">
        <w:trPr>
          <w:trHeight w:val="851"/>
        </w:trPr>
        <w:tc>
          <w:tcPr>
            <w:tcW w:w="4606" w:type="dxa"/>
          </w:tcPr>
          <w:p w14:paraId="03E96053" w14:textId="33F1B711" w:rsidR="0080209B" w:rsidRPr="00A30090" w:rsidRDefault="0080209B" w:rsidP="009C23AC">
            <w:pPr>
              <w:rPr>
                <w:rFonts w:ascii="Arial" w:hAnsi="Arial" w:cs="Arial"/>
                <w:sz w:val="20"/>
                <w:szCs w:val="20"/>
              </w:rPr>
            </w:pPr>
            <w:r w:rsidRPr="00A30090">
              <w:rPr>
                <w:rFonts w:ascii="Arial" w:hAnsi="Arial" w:cs="Arial"/>
                <w:sz w:val="20"/>
                <w:szCs w:val="20"/>
              </w:rPr>
              <w:t>RR Cubukcu</w:t>
            </w:r>
          </w:p>
        </w:tc>
        <w:tc>
          <w:tcPr>
            <w:tcW w:w="4858" w:type="dxa"/>
          </w:tcPr>
          <w:p w14:paraId="5B08DBB2" w14:textId="66BB7B21" w:rsidR="0080209B" w:rsidRPr="00A30090" w:rsidRDefault="0080209B" w:rsidP="0080209B">
            <w:pPr>
              <w:pStyle w:val="Fuzeile"/>
              <w:tabs>
                <w:tab w:val="left" w:pos="781"/>
              </w:tabs>
              <w:rPr>
                <w:rFonts w:ascii="Arial" w:hAnsi="Arial" w:cs="Arial"/>
                <w:sz w:val="20"/>
                <w:szCs w:val="20"/>
              </w:rPr>
            </w:pPr>
            <w:r w:rsidRPr="00A30090">
              <w:rPr>
                <w:rFonts w:ascii="Arial" w:hAnsi="Arial" w:cs="Arial"/>
                <w:sz w:val="20"/>
                <w:szCs w:val="20"/>
              </w:rPr>
              <w:t>Tel: 90 3402 4305</w:t>
            </w:r>
          </w:p>
          <w:p w14:paraId="06B209BC" w14:textId="77777777" w:rsidR="0080209B" w:rsidRDefault="0080209B" w:rsidP="0080209B">
            <w:pPr>
              <w:pStyle w:val="Fuzeile"/>
              <w:tabs>
                <w:tab w:val="left" w:pos="781"/>
              </w:tabs>
              <w:rPr>
                <w:rFonts w:ascii="Arial" w:hAnsi="Arial" w:cs="Arial"/>
                <w:sz w:val="20"/>
                <w:szCs w:val="20"/>
              </w:rPr>
            </w:pPr>
            <w:r w:rsidRPr="00A30090">
              <w:rPr>
                <w:rFonts w:ascii="Arial" w:hAnsi="Arial" w:cs="Arial"/>
                <w:sz w:val="20"/>
                <w:szCs w:val="20"/>
              </w:rPr>
              <w:t>E-Mail: wirtschaftlichkeitsuntersuchungenbw@bundeswehr.org</w:t>
            </w:r>
          </w:p>
          <w:p w14:paraId="2B20F8EA" w14:textId="07F96C07" w:rsidR="002C472F" w:rsidRPr="00A30090" w:rsidRDefault="002C472F" w:rsidP="0080209B">
            <w:pPr>
              <w:pStyle w:val="Fuzeile"/>
              <w:tabs>
                <w:tab w:val="left" w:pos="781"/>
              </w:tabs>
              <w:rPr>
                <w:rFonts w:ascii="Arial" w:hAnsi="Arial" w:cs="Arial"/>
                <w:sz w:val="20"/>
                <w:szCs w:val="20"/>
              </w:rPr>
            </w:pPr>
          </w:p>
        </w:tc>
      </w:tr>
      <w:tr w:rsidR="009C23AC" w:rsidRPr="00A30090" w14:paraId="1E57E39A" w14:textId="77777777" w:rsidTr="00AA6F69">
        <w:trPr>
          <w:trHeight w:val="284"/>
        </w:trPr>
        <w:tc>
          <w:tcPr>
            <w:tcW w:w="4606" w:type="dxa"/>
          </w:tcPr>
          <w:p w14:paraId="7BB696DA" w14:textId="4D5F746F" w:rsidR="009C23AC" w:rsidRPr="002C472F" w:rsidRDefault="009C23AC" w:rsidP="009C23AC">
            <w:pPr>
              <w:rPr>
                <w:rFonts w:ascii="Arial" w:hAnsi="Arial" w:cs="Arial"/>
                <w:sz w:val="20"/>
                <w:szCs w:val="20"/>
              </w:rPr>
            </w:pPr>
            <w:r w:rsidRPr="002C472F">
              <w:rPr>
                <w:rFonts w:ascii="Arial" w:hAnsi="Arial" w:cs="Arial"/>
                <w:sz w:val="20"/>
                <w:szCs w:val="20"/>
              </w:rPr>
              <w:t>Finaler Stand (</w:t>
            </w:r>
            <w:r w:rsidR="002C472F" w:rsidRPr="002C472F">
              <w:rPr>
                <w:rFonts w:ascii="Arial" w:hAnsi="Arial" w:cs="Arial"/>
                <w:sz w:val="20"/>
                <w:szCs w:val="20"/>
              </w:rPr>
              <w:t>02</w:t>
            </w:r>
            <w:r w:rsidRPr="002C472F">
              <w:rPr>
                <w:rFonts w:ascii="Arial" w:hAnsi="Arial" w:cs="Arial"/>
                <w:sz w:val="20"/>
                <w:szCs w:val="20"/>
              </w:rPr>
              <w:t>.</w:t>
            </w:r>
            <w:r w:rsidR="002C472F" w:rsidRPr="002C472F">
              <w:rPr>
                <w:rFonts w:ascii="Arial" w:hAnsi="Arial" w:cs="Arial"/>
                <w:sz w:val="20"/>
                <w:szCs w:val="20"/>
              </w:rPr>
              <w:t>06</w:t>
            </w:r>
            <w:r w:rsidRPr="002C472F">
              <w:rPr>
                <w:rFonts w:ascii="Arial" w:hAnsi="Arial" w:cs="Arial"/>
                <w:sz w:val="20"/>
                <w:szCs w:val="20"/>
              </w:rPr>
              <w:t>.20</w:t>
            </w:r>
            <w:r w:rsidR="002C472F" w:rsidRPr="002C472F">
              <w:rPr>
                <w:rFonts w:ascii="Arial" w:hAnsi="Arial" w:cs="Arial"/>
                <w:sz w:val="20"/>
                <w:szCs w:val="20"/>
              </w:rPr>
              <w:t>25</w:t>
            </w:r>
            <w:r w:rsidRPr="002C472F">
              <w:rPr>
                <w:rFonts w:ascii="Arial" w:hAnsi="Arial" w:cs="Arial"/>
                <w:sz w:val="20"/>
                <w:szCs w:val="20"/>
              </w:rPr>
              <w:t xml:space="preserve">) unter Berücksichtigung der Übersendungsmail vom </w:t>
            </w:r>
            <w:r w:rsidR="002C472F" w:rsidRPr="002C472F">
              <w:rPr>
                <w:rFonts w:ascii="Arial" w:hAnsi="Arial" w:cs="Arial"/>
                <w:sz w:val="20"/>
                <w:szCs w:val="20"/>
              </w:rPr>
              <w:t>02</w:t>
            </w:r>
            <w:r w:rsidRPr="002C472F">
              <w:rPr>
                <w:rFonts w:ascii="Arial" w:hAnsi="Arial" w:cs="Arial"/>
                <w:sz w:val="20"/>
                <w:szCs w:val="20"/>
              </w:rPr>
              <w:t>.</w:t>
            </w:r>
            <w:r w:rsidR="002C472F" w:rsidRPr="002C472F">
              <w:rPr>
                <w:rFonts w:ascii="Arial" w:hAnsi="Arial" w:cs="Arial"/>
                <w:sz w:val="20"/>
                <w:szCs w:val="20"/>
              </w:rPr>
              <w:t>06</w:t>
            </w:r>
            <w:r w:rsidRPr="002C472F">
              <w:rPr>
                <w:rFonts w:ascii="Arial" w:hAnsi="Arial" w:cs="Arial"/>
                <w:sz w:val="20"/>
                <w:szCs w:val="20"/>
              </w:rPr>
              <w:t>.20</w:t>
            </w:r>
            <w:r w:rsidR="002C472F" w:rsidRPr="002C472F">
              <w:rPr>
                <w:rFonts w:ascii="Arial" w:hAnsi="Arial" w:cs="Arial"/>
                <w:sz w:val="20"/>
                <w:szCs w:val="20"/>
              </w:rPr>
              <w:t xml:space="preserve">25 </w:t>
            </w:r>
            <w:r w:rsidRPr="002C472F">
              <w:rPr>
                <w:rFonts w:ascii="Arial" w:hAnsi="Arial" w:cs="Arial"/>
                <w:sz w:val="20"/>
                <w:szCs w:val="20"/>
              </w:rPr>
              <w:t xml:space="preserve">methodisch geprüft durch/am: </w:t>
            </w:r>
          </w:p>
          <w:p w14:paraId="26C6116C" w14:textId="77777777" w:rsidR="009C23AC" w:rsidRPr="002C472F" w:rsidRDefault="009C23AC" w:rsidP="009C23AC">
            <w:pPr>
              <w:rPr>
                <w:rFonts w:ascii="Arial" w:hAnsi="Arial" w:cs="Arial"/>
                <w:color w:val="C00000"/>
                <w:sz w:val="20"/>
                <w:szCs w:val="20"/>
              </w:rPr>
            </w:pPr>
          </w:p>
        </w:tc>
        <w:tc>
          <w:tcPr>
            <w:tcW w:w="4858" w:type="dxa"/>
          </w:tcPr>
          <w:p w14:paraId="17972930" w14:textId="46BB85E7" w:rsidR="009C23AC" w:rsidRPr="002C472F" w:rsidRDefault="002C472F" w:rsidP="009C23AC">
            <w:pPr>
              <w:rPr>
                <w:rFonts w:ascii="Arial" w:hAnsi="Arial" w:cs="Arial"/>
                <w:sz w:val="20"/>
                <w:szCs w:val="20"/>
              </w:rPr>
            </w:pPr>
            <w:r w:rsidRPr="002C472F">
              <w:rPr>
                <w:rFonts w:ascii="Arial" w:hAnsi="Arial" w:cs="Arial"/>
                <w:sz w:val="20"/>
                <w:szCs w:val="20"/>
              </w:rPr>
              <w:t>BAIUDBw FC II 2 – KompZWUBw, RDir Ditzer und RR Cubukcu, 02.06.2025</w:t>
            </w:r>
          </w:p>
          <w:p w14:paraId="1D13DED2" w14:textId="0D9DD72B" w:rsidR="009C23AC" w:rsidRPr="002C472F" w:rsidRDefault="009C23AC" w:rsidP="009C23AC">
            <w:pPr>
              <w:rPr>
                <w:rFonts w:ascii="Arial" w:hAnsi="Arial" w:cs="Arial"/>
                <w:sz w:val="20"/>
                <w:szCs w:val="20"/>
                <w:highlight w:val="yellow"/>
              </w:rPr>
            </w:pPr>
            <w:r w:rsidRPr="002C472F">
              <w:rPr>
                <w:rFonts w:ascii="Arial" w:hAnsi="Arial" w:cs="Arial"/>
                <w:sz w:val="20"/>
                <w:szCs w:val="20"/>
              </w:rPr>
              <w:t xml:space="preserve">E-Mail vom </w:t>
            </w:r>
            <w:r w:rsidR="002C472F" w:rsidRPr="002C472F">
              <w:rPr>
                <w:rFonts w:ascii="Arial" w:hAnsi="Arial" w:cs="Arial"/>
                <w:sz w:val="20"/>
                <w:szCs w:val="20"/>
              </w:rPr>
              <w:t>02</w:t>
            </w:r>
            <w:r w:rsidRPr="002C472F">
              <w:rPr>
                <w:rFonts w:ascii="Arial" w:hAnsi="Arial" w:cs="Arial"/>
                <w:sz w:val="20"/>
                <w:szCs w:val="20"/>
              </w:rPr>
              <w:t>.</w:t>
            </w:r>
            <w:r w:rsidR="002C472F" w:rsidRPr="002C472F">
              <w:rPr>
                <w:rFonts w:ascii="Arial" w:hAnsi="Arial" w:cs="Arial"/>
                <w:sz w:val="20"/>
                <w:szCs w:val="20"/>
              </w:rPr>
              <w:t>06</w:t>
            </w:r>
            <w:r w:rsidRPr="002C472F">
              <w:rPr>
                <w:rFonts w:ascii="Arial" w:hAnsi="Arial" w:cs="Arial"/>
                <w:sz w:val="20"/>
                <w:szCs w:val="20"/>
              </w:rPr>
              <w:t>.20</w:t>
            </w:r>
            <w:r w:rsidR="002C472F" w:rsidRPr="002C472F">
              <w:rPr>
                <w:rFonts w:ascii="Arial" w:hAnsi="Arial" w:cs="Arial"/>
                <w:sz w:val="20"/>
                <w:szCs w:val="20"/>
              </w:rPr>
              <w:t>25</w:t>
            </w:r>
          </w:p>
        </w:tc>
      </w:tr>
      <w:tr w:rsidR="009C23AC" w:rsidRPr="00A30090" w14:paraId="2F4404B0" w14:textId="77777777" w:rsidTr="00AA6F69">
        <w:trPr>
          <w:trHeight w:val="851"/>
        </w:trPr>
        <w:tc>
          <w:tcPr>
            <w:tcW w:w="4606" w:type="dxa"/>
          </w:tcPr>
          <w:p w14:paraId="2CC33F19" w14:textId="77777777" w:rsidR="009C23AC" w:rsidRPr="00A30090" w:rsidRDefault="009C23AC" w:rsidP="009C23AC">
            <w:pPr>
              <w:rPr>
                <w:rFonts w:ascii="Arial" w:hAnsi="Arial" w:cs="Arial"/>
                <w:b/>
                <w:sz w:val="20"/>
                <w:szCs w:val="20"/>
              </w:rPr>
            </w:pPr>
            <w:r w:rsidRPr="00A30090">
              <w:rPr>
                <w:rFonts w:ascii="Arial" w:hAnsi="Arial" w:cs="Arial"/>
                <w:b/>
                <w:sz w:val="20"/>
                <w:szCs w:val="20"/>
              </w:rPr>
              <w:t>Beteiligte Referate</w:t>
            </w:r>
          </w:p>
        </w:tc>
        <w:tc>
          <w:tcPr>
            <w:tcW w:w="4858" w:type="dxa"/>
          </w:tcPr>
          <w:p w14:paraId="7E450838" w14:textId="77777777" w:rsidR="007C4598" w:rsidRPr="00A30090" w:rsidRDefault="007C4598" w:rsidP="009C23AC">
            <w:pPr>
              <w:rPr>
                <w:rFonts w:ascii="Arial" w:hAnsi="Arial" w:cs="Arial"/>
                <w:sz w:val="20"/>
                <w:szCs w:val="20"/>
              </w:rPr>
            </w:pPr>
            <w:r w:rsidRPr="00A30090">
              <w:rPr>
                <w:rFonts w:ascii="Arial" w:hAnsi="Arial" w:cs="Arial"/>
                <w:sz w:val="20"/>
                <w:szCs w:val="20"/>
              </w:rPr>
              <w:t>BMVg Plg FIH AB IV</w:t>
            </w:r>
          </w:p>
          <w:p w14:paraId="4C0F61FD" w14:textId="77777777" w:rsidR="007C4598" w:rsidRPr="00A30090" w:rsidRDefault="007C4598" w:rsidP="009C23AC">
            <w:pPr>
              <w:rPr>
                <w:rFonts w:ascii="Arial" w:hAnsi="Arial" w:cs="Arial"/>
                <w:sz w:val="20"/>
                <w:szCs w:val="20"/>
              </w:rPr>
            </w:pPr>
            <w:r w:rsidRPr="00A30090">
              <w:rPr>
                <w:rFonts w:ascii="Arial" w:hAnsi="Arial" w:cs="Arial"/>
                <w:sz w:val="20"/>
                <w:szCs w:val="20"/>
              </w:rPr>
              <w:t>BMVg Rü II 5</w:t>
            </w:r>
          </w:p>
          <w:p w14:paraId="7722B895" w14:textId="77777777" w:rsidR="00F13CF8" w:rsidRPr="00A30090" w:rsidRDefault="00F13CF8" w:rsidP="009C23AC">
            <w:pPr>
              <w:rPr>
                <w:rFonts w:ascii="Arial" w:hAnsi="Arial" w:cs="Arial"/>
                <w:sz w:val="20"/>
                <w:szCs w:val="20"/>
              </w:rPr>
            </w:pPr>
          </w:p>
          <w:p w14:paraId="595865BE" w14:textId="1C1ECB6C" w:rsidR="00F13CF8" w:rsidRPr="00A30090" w:rsidRDefault="00F13CF8" w:rsidP="009C23AC">
            <w:pPr>
              <w:rPr>
                <w:rFonts w:ascii="Arial" w:hAnsi="Arial" w:cs="Arial"/>
                <w:sz w:val="20"/>
                <w:szCs w:val="20"/>
              </w:rPr>
            </w:pPr>
            <w:r w:rsidRPr="00A30090">
              <w:rPr>
                <w:rFonts w:ascii="Arial" w:hAnsi="Arial" w:cs="Arial"/>
                <w:sz w:val="20"/>
                <w:szCs w:val="20"/>
              </w:rPr>
              <w:t>Fraunhofer-Institut für Optronik, Systemtechnik und Bildauswertung</w:t>
            </w:r>
          </w:p>
        </w:tc>
      </w:tr>
      <w:tr w:rsidR="009C23AC" w:rsidRPr="00A30090" w14:paraId="7F72A22E" w14:textId="77777777" w:rsidTr="00AA6F69">
        <w:trPr>
          <w:trHeight w:val="851"/>
        </w:trPr>
        <w:tc>
          <w:tcPr>
            <w:tcW w:w="4606" w:type="dxa"/>
          </w:tcPr>
          <w:p w14:paraId="5F74A588" w14:textId="1C69AB79" w:rsidR="009C23AC" w:rsidRPr="00A30090" w:rsidRDefault="00F13CF8" w:rsidP="009C23AC">
            <w:pPr>
              <w:rPr>
                <w:rFonts w:ascii="Arial" w:hAnsi="Arial" w:cs="Arial"/>
                <w:sz w:val="20"/>
                <w:szCs w:val="20"/>
              </w:rPr>
            </w:pPr>
            <w:r w:rsidRPr="00A30090">
              <w:rPr>
                <w:rFonts w:ascii="Arial" w:hAnsi="Arial" w:cs="Arial"/>
                <w:sz w:val="20"/>
                <w:szCs w:val="20"/>
              </w:rPr>
              <w:lastRenderedPageBreak/>
              <w:t>Herr</w:t>
            </w:r>
            <w:r w:rsidR="000627FE">
              <w:rPr>
                <w:rFonts w:ascii="Arial" w:hAnsi="Arial" w:cs="Arial"/>
                <w:sz w:val="20"/>
                <w:szCs w:val="20"/>
              </w:rPr>
              <w:t xml:space="preserve"> Prof. Dr.</w:t>
            </w:r>
            <w:r w:rsidRPr="00A30090">
              <w:rPr>
                <w:rFonts w:ascii="Arial" w:hAnsi="Arial" w:cs="Arial"/>
                <w:sz w:val="20"/>
                <w:szCs w:val="20"/>
              </w:rPr>
              <w:t xml:space="preserve"> Eichhorn (Fraunhofer</w:t>
            </w:r>
            <w:r w:rsidR="00C61F94" w:rsidRPr="00A30090">
              <w:rPr>
                <w:rFonts w:ascii="Arial" w:hAnsi="Arial" w:cs="Arial"/>
                <w:sz w:val="20"/>
                <w:szCs w:val="20"/>
              </w:rPr>
              <w:t xml:space="preserve"> IOSB</w:t>
            </w:r>
            <w:r w:rsidRPr="00A30090">
              <w:rPr>
                <w:rFonts w:ascii="Arial" w:hAnsi="Arial" w:cs="Arial"/>
                <w:sz w:val="20"/>
                <w:szCs w:val="20"/>
              </w:rPr>
              <w:t>)</w:t>
            </w:r>
          </w:p>
        </w:tc>
        <w:tc>
          <w:tcPr>
            <w:tcW w:w="4858" w:type="dxa"/>
          </w:tcPr>
          <w:p w14:paraId="0A1C3C10" w14:textId="77777777" w:rsidR="00F13CF8" w:rsidRPr="00A30090" w:rsidRDefault="00F13CF8" w:rsidP="009C23AC">
            <w:pPr>
              <w:pStyle w:val="Fuzeile"/>
              <w:tabs>
                <w:tab w:val="left" w:pos="781"/>
              </w:tabs>
              <w:rPr>
                <w:rFonts w:ascii="Arial" w:hAnsi="Arial" w:cs="Arial"/>
                <w:sz w:val="20"/>
                <w:szCs w:val="20"/>
              </w:rPr>
            </w:pPr>
            <w:r w:rsidRPr="00A30090">
              <w:rPr>
                <w:rFonts w:ascii="Arial" w:hAnsi="Arial" w:cs="Arial"/>
                <w:sz w:val="20"/>
                <w:szCs w:val="20"/>
              </w:rPr>
              <w:t>Tel: + 49 7243 992 131</w:t>
            </w:r>
          </w:p>
          <w:p w14:paraId="14F46926" w14:textId="4B63C622" w:rsidR="009C23AC" w:rsidRPr="00A30090" w:rsidRDefault="00F13CF8" w:rsidP="009C23AC">
            <w:pPr>
              <w:pStyle w:val="Fuzeile"/>
              <w:tabs>
                <w:tab w:val="left" w:pos="781"/>
              </w:tabs>
              <w:rPr>
                <w:rFonts w:ascii="Arial" w:hAnsi="Arial" w:cs="Arial"/>
                <w:sz w:val="20"/>
                <w:szCs w:val="20"/>
              </w:rPr>
            </w:pPr>
            <w:r w:rsidRPr="00A30090">
              <w:rPr>
                <w:rFonts w:ascii="Arial" w:hAnsi="Arial" w:cs="Arial"/>
                <w:sz w:val="20"/>
                <w:szCs w:val="20"/>
              </w:rPr>
              <w:t xml:space="preserve">E-Mail: </w:t>
            </w:r>
            <w:r w:rsidRPr="00A30090">
              <w:rPr>
                <w:rFonts w:ascii="Arial" w:hAnsi="Arial" w:cs="Arial"/>
                <w:sz w:val="20"/>
                <w:szCs w:val="20"/>
              </w:rPr>
              <w:tab/>
              <w:t>MarcEichhorn.ext@bmvg.bund.de</w:t>
            </w:r>
          </w:p>
        </w:tc>
      </w:tr>
    </w:tbl>
    <w:p w14:paraId="261D9634" w14:textId="77777777" w:rsidR="00236CD2" w:rsidRPr="00A30090" w:rsidRDefault="00236CD2">
      <w:pPr>
        <w:pStyle w:val="Verzeichnis1"/>
        <w:sectPr w:rsidR="00236CD2" w:rsidRPr="00A30090" w:rsidSect="00D96970">
          <w:headerReference w:type="even" r:id="rId14"/>
          <w:headerReference w:type="default" r:id="rId15"/>
          <w:footerReference w:type="even" r:id="rId16"/>
          <w:footerReference w:type="default" r:id="rId17"/>
          <w:headerReference w:type="first" r:id="rId18"/>
          <w:pgSz w:w="11906" w:h="16838"/>
          <w:pgMar w:top="1417" w:right="1417" w:bottom="1134" w:left="1417" w:header="708" w:footer="708" w:gutter="0"/>
          <w:cols w:space="708"/>
          <w:docGrid w:linePitch="360"/>
        </w:sectPr>
      </w:pPr>
    </w:p>
    <w:p w14:paraId="64AD0A78" w14:textId="5FD6A66F" w:rsidR="002C472F" w:rsidRDefault="00E5699E">
      <w:pPr>
        <w:pStyle w:val="Verzeichnis1"/>
        <w:rPr>
          <w:rFonts w:asciiTheme="minorHAnsi" w:eastAsiaTheme="minorEastAsia" w:hAnsiTheme="minorHAnsi" w:cstheme="minorBidi"/>
          <w:noProof/>
          <w:szCs w:val="22"/>
        </w:rPr>
      </w:pPr>
      <w:r w:rsidRPr="00A30090">
        <w:lastRenderedPageBreak/>
        <w:fldChar w:fldCharType="begin"/>
      </w:r>
      <w:r w:rsidRPr="00A30090">
        <w:instrText xml:space="preserve"> TOC \o "1-4" \h \z \u </w:instrText>
      </w:r>
      <w:r w:rsidRPr="00A30090">
        <w:fldChar w:fldCharType="separate"/>
      </w:r>
      <w:hyperlink w:anchor="_Toc199771594" w:history="1">
        <w:r w:rsidR="002C472F" w:rsidRPr="007A05F4">
          <w:rPr>
            <w:rStyle w:val="Hyperlink"/>
            <w:rFonts w:cs="Arial"/>
            <w:b/>
            <w:noProof/>
          </w:rPr>
          <w:t>Überblick</w:t>
        </w:r>
        <w:r w:rsidR="002C472F">
          <w:rPr>
            <w:noProof/>
            <w:webHidden/>
          </w:rPr>
          <w:tab/>
        </w:r>
        <w:r w:rsidR="002C472F">
          <w:rPr>
            <w:noProof/>
            <w:webHidden/>
          </w:rPr>
          <w:fldChar w:fldCharType="begin"/>
        </w:r>
        <w:r w:rsidR="002C472F">
          <w:rPr>
            <w:noProof/>
            <w:webHidden/>
          </w:rPr>
          <w:instrText xml:space="preserve"> PAGEREF _Toc199771594 \h </w:instrText>
        </w:r>
        <w:r w:rsidR="002C472F">
          <w:rPr>
            <w:noProof/>
            <w:webHidden/>
          </w:rPr>
        </w:r>
        <w:r w:rsidR="002C472F">
          <w:rPr>
            <w:noProof/>
            <w:webHidden/>
          </w:rPr>
          <w:fldChar w:fldCharType="separate"/>
        </w:r>
        <w:r w:rsidR="002C472F">
          <w:rPr>
            <w:noProof/>
            <w:webHidden/>
          </w:rPr>
          <w:t>6</w:t>
        </w:r>
        <w:r w:rsidR="002C472F">
          <w:rPr>
            <w:noProof/>
            <w:webHidden/>
          </w:rPr>
          <w:fldChar w:fldCharType="end"/>
        </w:r>
      </w:hyperlink>
    </w:p>
    <w:p w14:paraId="5D779BFF" w14:textId="501201EE" w:rsidR="002C472F" w:rsidRDefault="002C472F">
      <w:pPr>
        <w:pStyle w:val="Verzeichnis2"/>
        <w:rPr>
          <w:rFonts w:asciiTheme="minorHAnsi" w:hAnsiTheme="minorHAnsi"/>
          <w:noProof/>
        </w:rPr>
      </w:pPr>
      <w:hyperlink w:anchor="_Toc199771595" w:history="1">
        <w:r w:rsidRPr="007A05F4">
          <w:rPr>
            <w:rStyle w:val="Hyperlink"/>
            <w:rFonts w:cs="Arial"/>
            <w:noProof/>
          </w:rPr>
          <w:t>Betrachtungsgegenstand</w:t>
        </w:r>
        <w:r>
          <w:rPr>
            <w:noProof/>
            <w:webHidden/>
          </w:rPr>
          <w:tab/>
        </w:r>
        <w:r>
          <w:rPr>
            <w:noProof/>
            <w:webHidden/>
          </w:rPr>
          <w:fldChar w:fldCharType="begin"/>
        </w:r>
        <w:r>
          <w:rPr>
            <w:noProof/>
            <w:webHidden/>
          </w:rPr>
          <w:instrText xml:space="preserve"> PAGEREF _Toc199771595 \h </w:instrText>
        </w:r>
        <w:r>
          <w:rPr>
            <w:noProof/>
            <w:webHidden/>
          </w:rPr>
        </w:r>
        <w:r>
          <w:rPr>
            <w:noProof/>
            <w:webHidden/>
          </w:rPr>
          <w:fldChar w:fldCharType="separate"/>
        </w:r>
        <w:r>
          <w:rPr>
            <w:noProof/>
            <w:webHidden/>
          </w:rPr>
          <w:t>6</w:t>
        </w:r>
        <w:r>
          <w:rPr>
            <w:noProof/>
            <w:webHidden/>
          </w:rPr>
          <w:fldChar w:fldCharType="end"/>
        </w:r>
      </w:hyperlink>
    </w:p>
    <w:p w14:paraId="50A86FE2" w14:textId="6D1A6B67" w:rsidR="002C472F" w:rsidRDefault="002C472F">
      <w:pPr>
        <w:pStyle w:val="Verzeichnis2"/>
        <w:rPr>
          <w:rFonts w:asciiTheme="minorHAnsi" w:hAnsiTheme="minorHAnsi"/>
          <w:noProof/>
        </w:rPr>
      </w:pPr>
      <w:hyperlink w:anchor="_Toc199771596" w:history="1">
        <w:r w:rsidRPr="007A05F4">
          <w:rPr>
            <w:rStyle w:val="Hyperlink"/>
            <w:rFonts w:cs="Arial"/>
            <w:noProof/>
          </w:rPr>
          <w:t>Entscheidungsvorschlag</w:t>
        </w:r>
        <w:r>
          <w:rPr>
            <w:noProof/>
            <w:webHidden/>
          </w:rPr>
          <w:tab/>
        </w:r>
        <w:r>
          <w:rPr>
            <w:noProof/>
            <w:webHidden/>
          </w:rPr>
          <w:fldChar w:fldCharType="begin"/>
        </w:r>
        <w:r>
          <w:rPr>
            <w:noProof/>
            <w:webHidden/>
          </w:rPr>
          <w:instrText xml:space="preserve"> PAGEREF _Toc199771596 \h </w:instrText>
        </w:r>
        <w:r>
          <w:rPr>
            <w:noProof/>
            <w:webHidden/>
          </w:rPr>
        </w:r>
        <w:r>
          <w:rPr>
            <w:noProof/>
            <w:webHidden/>
          </w:rPr>
          <w:fldChar w:fldCharType="separate"/>
        </w:r>
        <w:r>
          <w:rPr>
            <w:noProof/>
            <w:webHidden/>
          </w:rPr>
          <w:t>7</w:t>
        </w:r>
        <w:r>
          <w:rPr>
            <w:noProof/>
            <w:webHidden/>
          </w:rPr>
          <w:fldChar w:fldCharType="end"/>
        </w:r>
      </w:hyperlink>
    </w:p>
    <w:p w14:paraId="68D920AB" w14:textId="075222E5" w:rsidR="002C472F" w:rsidRDefault="002C472F">
      <w:pPr>
        <w:pStyle w:val="Verzeichnis1"/>
        <w:rPr>
          <w:rFonts w:asciiTheme="minorHAnsi" w:eastAsiaTheme="minorEastAsia" w:hAnsiTheme="minorHAnsi" w:cstheme="minorBidi"/>
          <w:noProof/>
          <w:szCs w:val="22"/>
        </w:rPr>
      </w:pPr>
      <w:hyperlink w:anchor="_Toc199771597" w:history="1">
        <w:r w:rsidRPr="007A05F4">
          <w:rPr>
            <w:rStyle w:val="Hyperlink"/>
            <w:rFonts w:cs="Arial"/>
            <w:b/>
            <w:noProof/>
          </w:rPr>
          <w:t>1</w:t>
        </w:r>
        <w:r>
          <w:rPr>
            <w:rFonts w:asciiTheme="minorHAnsi" w:eastAsiaTheme="minorEastAsia" w:hAnsiTheme="minorHAnsi" w:cstheme="minorBidi"/>
            <w:noProof/>
            <w:szCs w:val="22"/>
          </w:rPr>
          <w:tab/>
        </w:r>
        <w:r w:rsidRPr="007A05F4">
          <w:rPr>
            <w:rStyle w:val="Hyperlink"/>
            <w:rFonts w:cs="Arial"/>
            <w:b/>
            <w:noProof/>
          </w:rPr>
          <w:t>Funktionale Bedarfsforderung, Bedarfsprognose und Rahmenbedingungen</w:t>
        </w:r>
        <w:r>
          <w:rPr>
            <w:noProof/>
            <w:webHidden/>
          </w:rPr>
          <w:tab/>
        </w:r>
        <w:r>
          <w:rPr>
            <w:noProof/>
            <w:webHidden/>
          </w:rPr>
          <w:fldChar w:fldCharType="begin"/>
        </w:r>
        <w:r>
          <w:rPr>
            <w:noProof/>
            <w:webHidden/>
          </w:rPr>
          <w:instrText xml:space="preserve"> PAGEREF _Toc199771597 \h </w:instrText>
        </w:r>
        <w:r>
          <w:rPr>
            <w:noProof/>
            <w:webHidden/>
          </w:rPr>
        </w:r>
        <w:r>
          <w:rPr>
            <w:noProof/>
            <w:webHidden/>
          </w:rPr>
          <w:fldChar w:fldCharType="separate"/>
        </w:r>
        <w:r>
          <w:rPr>
            <w:noProof/>
            <w:webHidden/>
          </w:rPr>
          <w:t>8</w:t>
        </w:r>
        <w:r>
          <w:rPr>
            <w:noProof/>
            <w:webHidden/>
          </w:rPr>
          <w:fldChar w:fldCharType="end"/>
        </w:r>
      </w:hyperlink>
    </w:p>
    <w:p w14:paraId="6CC72BB7" w14:textId="57BBF0C9" w:rsidR="002C472F" w:rsidRDefault="002C472F">
      <w:pPr>
        <w:pStyle w:val="Verzeichnis2"/>
        <w:rPr>
          <w:rFonts w:asciiTheme="minorHAnsi" w:hAnsiTheme="minorHAnsi"/>
          <w:noProof/>
        </w:rPr>
      </w:pPr>
      <w:hyperlink w:anchor="_Toc199771598" w:history="1">
        <w:r w:rsidRPr="007A05F4">
          <w:rPr>
            <w:rStyle w:val="Hyperlink"/>
            <w:rFonts w:cs="Arial"/>
            <w:noProof/>
          </w:rPr>
          <w:t>1.1</w:t>
        </w:r>
        <w:r>
          <w:rPr>
            <w:rFonts w:asciiTheme="minorHAnsi" w:hAnsiTheme="minorHAnsi"/>
            <w:noProof/>
          </w:rPr>
          <w:tab/>
        </w:r>
        <w:r w:rsidRPr="007A05F4">
          <w:rPr>
            <w:rStyle w:val="Hyperlink"/>
            <w:rFonts w:cs="Arial"/>
            <w:noProof/>
          </w:rPr>
          <w:t>Funktionale Bedarfsforderung</w:t>
        </w:r>
        <w:r>
          <w:rPr>
            <w:noProof/>
            <w:webHidden/>
          </w:rPr>
          <w:tab/>
        </w:r>
        <w:r>
          <w:rPr>
            <w:noProof/>
            <w:webHidden/>
          </w:rPr>
          <w:fldChar w:fldCharType="begin"/>
        </w:r>
        <w:r>
          <w:rPr>
            <w:noProof/>
            <w:webHidden/>
          </w:rPr>
          <w:instrText xml:space="preserve"> PAGEREF _Toc199771598 \h </w:instrText>
        </w:r>
        <w:r>
          <w:rPr>
            <w:noProof/>
            <w:webHidden/>
          </w:rPr>
        </w:r>
        <w:r>
          <w:rPr>
            <w:noProof/>
            <w:webHidden/>
          </w:rPr>
          <w:fldChar w:fldCharType="separate"/>
        </w:r>
        <w:r>
          <w:rPr>
            <w:noProof/>
            <w:webHidden/>
          </w:rPr>
          <w:t>8</w:t>
        </w:r>
        <w:r>
          <w:rPr>
            <w:noProof/>
            <w:webHidden/>
          </w:rPr>
          <w:fldChar w:fldCharType="end"/>
        </w:r>
      </w:hyperlink>
    </w:p>
    <w:p w14:paraId="2FE50564" w14:textId="23FBF6C9" w:rsidR="002C472F" w:rsidRDefault="002C472F">
      <w:pPr>
        <w:pStyle w:val="Verzeichnis2"/>
        <w:rPr>
          <w:rFonts w:asciiTheme="minorHAnsi" w:hAnsiTheme="minorHAnsi"/>
          <w:noProof/>
        </w:rPr>
      </w:pPr>
      <w:hyperlink w:anchor="_Toc199771599" w:history="1">
        <w:r w:rsidRPr="007A05F4">
          <w:rPr>
            <w:rStyle w:val="Hyperlink"/>
            <w:rFonts w:cs="Arial"/>
            <w:noProof/>
          </w:rPr>
          <w:t>1.2</w:t>
        </w:r>
        <w:r>
          <w:rPr>
            <w:rFonts w:asciiTheme="minorHAnsi" w:hAnsiTheme="minorHAnsi"/>
            <w:noProof/>
          </w:rPr>
          <w:tab/>
        </w:r>
        <w:r w:rsidRPr="007A05F4">
          <w:rPr>
            <w:rStyle w:val="Hyperlink"/>
            <w:rFonts w:cs="Arial"/>
            <w:noProof/>
          </w:rPr>
          <w:t>Bedarfsprognose</w:t>
        </w:r>
        <w:r>
          <w:rPr>
            <w:noProof/>
            <w:webHidden/>
          </w:rPr>
          <w:tab/>
        </w:r>
        <w:r>
          <w:rPr>
            <w:noProof/>
            <w:webHidden/>
          </w:rPr>
          <w:fldChar w:fldCharType="begin"/>
        </w:r>
        <w:r>
          <w:rPr>
            <w:noProof/>
            <w:webHidden/>
          </w:rPr>
          <w:instrText xml:space="preserve"> PAGEREF _Toc199771599 \h </w:instrText>
        </w:r>
        <w:r>
          <w:rPr>
            <w:noProof/>
            <w:webHidden/>
          </w:rPr>
        </w:r>
        <w:r>
          <w:rPr>
            <w:noProof/>
            <w:webHidden/>
          </w:rPr>
          <w:fldChar w:fldCharType="separate"/>
        </w:r>
        <w:r>
          <w:rPr>
            <w:noProof/>
            <w:webHidden/>
          </w:rPr>
          <w:t>9</w:t>
        </w:r>
        <w:r>
          <w:rPr>
            <w:noProof/>
            <w:webHidden/>
          </w:rPr>
          <w:fldChar w:fldCharType="end"/>
        </w:r>
      </w:hyperlink>
    </w:p>
    <w:p w14:paraId="000C9530" w14:textId="0715F36B" w:rsidR="002C472F" w:rsidRDefault="002C472F">
      <w:pPr>
        <w:pStyle w:val="Verzeichnis2"/>
        <w:rPr>
          <w:rFonts w:asciiTheme="minorHAnsi" w:hAnsiTheme="minorHAnsi"/>
          <w:noProof/>
        </w:rPr>
      </w:pPr>
      <w:hyperlink w:anchor="_Toc199771600" w:history="1">
        <w:r w:rsidRPr="007A05F4">
          <w:rPr>
            <w:rStyle w:val="Hyperlink"/>
            <w:rFonts w:cs="Arial"/>
            <w:noProof/>
          </w:rPr>
          <w:t>1.3</w:t>
        </w:r>
        <w:r>
          <w:rPr>
            <w:rFonts w:asciiTheme="minorHAnsi" w:hAnsiTheme="minorHAnsi"/>
            <w:noProof/>
          </w:rPr>
          <w:tab/>
        </w:r>
        <w:r w:rsidRPr="007A05F4">
          <w:rPr>
            <w:rStyle w:val="Hyperlink"/>
            <w:rFonts w:cs="Arial"/>
            <w:noProof/>
          </w:rPr>
          <w:t>Rahmenbedingungen</w:t>
        </w:r>
        <w:r>
          <w:rPr>
            <w:noProof/>
            <w:webHidden/>
          </w:rPr>
          <w:tab/>
        </w:r>
        <w:r>
          <w:rPr>
            <w:noProof/>
            <w:webHidden/>
          </w:rPr>
          <w:fldChar w:fldCharType="begin"/>
        </w:r>
        <w:r>
          <w:rPr>
            <w:noProof/>
            <w:webHidden/>
          </w:rPr>
          <w:instrText xml:space="preserve"> PAGEREF _Toc199771600 \h </w:instrText>
        </w:r>
        <w:r>
          <w:rPr>
            <w:noProof/>
            <w:webHidden/>
          </w:rPr>
        </w:r>
        <w:r>
          <w:rPr>
            <w:noProof/>
            <w:webHidden/>
          </w:rPr>
          <w:fldChar w:fldCharType="separate"/>
        </w:r>
        <w:r>
          <w:rPr>
            <w:noProof/>
            <w:webHidden/>
          </w:rPr>
          <w:t>10</w:t>
        </w:r>
        <w:r>
          <w:rPr>
            <w:noProof/>
            <w:webHidden/>
          </w:rPr>
          <w:fldChar w:fldCharType="end"/>
        </w:r>
      </w:hyperlink>
    </w:p>
    <w:p w14:paraId="7DC40D54" w14:textId="72889830" w:rsidR="002C472F" w:rsidRDefault="002C472F">
      <w:pPr>
        <w:pStyle w:val="Verzeichnis3"/>
        <w:tabs>
          <w:tab w:val="left" w:pos="1320"/>
          <w:tab w:val="right" w:leader="dot" w:pos="9062"/>
        </w:tabs>
        <w:rPr>
          <w:rFonts w:asciiTheme="minorHAnsi" w:hAnsiTheme="minorHAnsi"/>
          <w:noProof/>
        </w:rPr>
      </w:pPr>
      <w:hyperlink w:anchor="_Toc199771601" w:history="1">
        <w:r w:rsidRPr="007A05F4">
          <w:rPr>
            <w:rStyle w:val="Hyperlink"/>
            <w:rFonts w:cs="Arial"/>
            <w:noProof/>
          </w:rPr>
          <w:t>1.3.1</w:t>
        </w:r>
        <w:r>
          <w:rPr>
            <w:rFonts w:asciiTheme="minorHAnsi" w:hAnsiTheme="minorHAnsi"/>
            <w:noProof/>
          </w:rPr>
          <w:tab/>
        </w:r>
        <w:r w:rsidRPr="007A05F4">
          <w:rPr>
            <w:rStyle w:val="Hyperlink"/>
            <w:rFonts w:cs="Arial"/>
            <w:noProof/>
          </w:rPr>
          <w:t>Rechtliche Rahmenbedingungen</w:t>
        </w:r>
        <w:r>
          <w:rPr>
            <w:noProof/>
            <w:webHidden/>
          </w:rPr>
          <w:tab/>
        </w:r>
        <w:r>
          <w:rPr>
            <w:noProof/>
            <w:webHidden/>
          </w:rPr>
          <w:fldChar w:fldCharType="begin"/>
        </w:r>
        <w:r>
          <w:rPr>
            <w:noProof/>
            <w:webHidden/>
          </w:rPr>
          <w:instrText xml:space="preserve"> PAGEREF _Toc199771601 \h </w:instrText>
        </w:r>
        <w:r>
          <w:rPr>
            <w:noProof/>
            <w:webHidden/>
          </w:rPr>
        </w:r>
        <w:r>
          <w:rPr>
            <w:noProof/>
            <w:webHidden/>
          </w:rPr>
          <w:fldChar w:fldCharType="separate"/>
        </w:r>
        <w:r>
          <w:rPr>
            <w:noProof/>
            <w:webHidden/>
          </w:rPr>
          <w:t>10</w:t>
        </w:r>
        <w:r>
          <w:rPr>
            <w:noProof/>
            <w:webHidden/>
          </w:rPr>
          <w:fldChar w:fldCharType="end"/>
        </w:r>
      </w:hyperlink>
    </w:p>
    <w:p w14:paraId="654046E0" w14:textId="42AA3292" w:rsidR="002C472F" w:rsidRDefault="002C472F">
      <w:pPr>
        <w:pStyle w:val="Verzeichnis3"/>
        <w:tabs>
          <w:tab w:val="left" w:pos="1320"/>
          <w:tab w:val="right" w:leader="dot" w:pos="9062"/>
        </w:tabs>
        <w:rPr>
          <w:rFonts w:asciiTheme="minorHAnsi" w:hAnsiTheme="minorHAnsi"/>
          <w:noProof/>
        </w:rPr>
      </w:pPr>
      <w:hyperlink w:anchor="_Toc199771602" w:history="1">
        <w:r w:rsidRPr="007A05F4">
          <w:rPr>
            <w:rStyle w:val="Hyperlink"/>
            <w:rFonts w:cs="Arial"/>
            <w:noProof/>
          </w:rPr>
          <w:t>1.3.2</w:t>
        </w:r>
        <w:r>
          <w:rPr>
            <w:rFonts w:asciiTheme="minorHAnsi" w:hAnsiTheme="minorHAnsi"/>
            <w:noProof/>
          </w:rPr>
          <w:tab/>
        </w:r>
        <w:r w:rsidRPr="007A05F4">
          <w:rPr>
            <w:rStyle w:val="Hyperlink"/>
            <w:rFonts w:cs="Arial"/>
            <w:noProof/>
          </w:rPr>
          <w:t>Organisatorische Rahmenbedingungen</w:t>
        </w:r>
        <w:r>
          <w:rPr>
            <w:noProof/>
            <w:webHidden/>
          </w:rPr>
          <w:tab/>
        </w:r>
        <w:r>
          <w:rPr>
            <w:noProof/>
            <w:webHidden/>
          </w:rPr>
          <w:fldChar w:fldCharType="begin"/>
        </w:r>
        <w:r>
          <w:rPr>
            <w:noProof/>
            <w:webHidden/>
          </w:rPr>
          <w:instrText xml:space="preserve"> PAGEREF _Toc199771602 \h </w:instrText>
        </w:r>
        <w:r>
          <w:rPr>
            <w:noProof/>
            <w:webHidden/>
          </w:rPr>
        </w:r>
        <w:r>
          <w:rPr>
            <w:noProof/>
            <w:webHidden/>
          </w:rPr>
          <w:fldChar w:fldCharType="separate"/>
        </w:r>
        <w:r>
          <w:rPr>
            <w:noProof/>
            <w:webHidden/>
          </w:rPr>
          <w:t>10</w:t>
        </w:r>
        <w:r>
          <w:rPr>
            <w:noProof/>
            <w:webHidden/>
          </w:rPr>
          <w:fldChar w:fldCharType="end"/>
        </w:r>
      </w:hyperlink>
    </w:p>
    <w:p w14:paraId="6DEBF47C" w14:textId="4E454337" w:rsidR="002C472F" w:rsidRDefault="002C472F">
      <w:pPr>
        <w:pStyle w:val="Verzeichnis3"/>
        <w:tabs>
          <w:tab w:val="left" w:pos="1320"/>
          <w:tab w:val="right" w:leader="dot" w:pos="9062"/>
        </w:tabs>
        <w:rPr>
          <w:rFonts w:asciiTheme="minorHAnsi" w:hAnsiTheme="minorHAnsi"/>
          <w:noProof/>
        </w:rPr>
      </w:pPr>
      <w:hyperlink w:anchor="_Toc199771603" w:history="1">
        <w:r w:rsidRPr="007A05F4">
          <w:rPr>
            <w:rStyle w:val="Hyperlink"/>
            <w:rFonts w:cs="Arial"/>
            <w:noProof/>
          </w:rPr>
          <w:t>1.3.3</w:t>
        </w:r>
        <w:r>
          <w:rPr>
            <w:rFonts w:asciiTheme="minorHAnsi" w:hAnsiTheme="minorHAnsi"/>
            <w:noProof/>
          </w:rPr>
          <w:tab/>
        </w:r>
        <w:r w:rsidRPr="007A05F4">
          <w:rPr>
            <w:rStyle w:val="Hyperlink"/>
            <w:rFonts w:cs="Arial"/>
            <w:noProof/>
          </w:rPr>
          <w:t>Zeitliche Rahmenbedingungen</w:t>
        </w:r>
        <w:r>
          <w:rPr>
            <w:noProof/>
            <w:webHidden/>
          </w:rPr>
          <w:tab/>
        </w:r>
        <w:r>
          <w:rPr>
            <w:noProof/>
            <w:webHidden/>
          </w:rPr>
          <w:fldChar w:fldCharType="begin"/>
        </w:r>
        <w:r>
          <w:rPr>
            <w:noProof/>
            <w:webHidden/>
          </w:rPr>
          <w:instrText xml:space="preserve"> PAGEREF _Toc199771603 \h </w:instrText>
        </w:r>
        <w:r>
          <w:rPr>
            <w:noProof/>
            <w:webHidden/>
          </w:rPr>
        </w:r>
        <w:r>
          <w:rPr>
            <w:noProof/>
            <w:webHidden/>
          </w:rPr>
          <w:fldChar w:fldCharType="separate"/>
        </w:r>
        <w:r>
          <w:rPr>
            <w:noProof/>
            <w:webHidden/>
          </w:rPr>
          <w:t>10</w:t>
        </w:r>
        <w:r>
          <w:rPr>
            <w:noProof/>
            <w:webHidden/>
          </w:rPr>
          <w:fldChar w:fldCharType="end"/>
        </w:r>
      </w:hyperlink>
    </w:p>
    <w:p w14:paraId="100F3595" w14:textId="08443AEB" w:rsidR="002C472F" w:rsidRDefault="002C472F">
      <w:pPr>
        <w:pStyle w:val="Verzeichnis3"/>
        <w:tabs>
          <w:tab w:val="left" w:pos="1320"/>
          <w:tab w:val="right" w:leader="dot" w:pos="9062"/>
        </w:tabs>
        <w:rPr>
          <w:rFonts w:asciiTheme="minorHAnsi" w:hAnsiTheme="minorHAnsi"/>
          <w:noProof/>
        </w:rPr>
      </w:pPr>
      <w:hyperlink w:anchor="_Toc199771604" w:history="1">
        <w:r w:rsidRPr="007A05F4">
          <w:rPr>
            <w:rStyle w:val="Hyperlink"/>
            <w:rFonts w:cs="Arial"/>
            <w:noProof/>
          </w:rPr>
          <w:t>1.3.4</w:t>
        </w:r>
        <w:r>
          <w:rPr>
            <w:rFonts w:asciiTheme="minorHAnsi" w:hAnsiTheme="minorHAnsi"/>
            <w:noProof/>
          </w:rPr>
          <w:tab/>
        </w:r>
        <w:r w:rsidRPr="007A05F4">
          <w:rPr>
            <w:rStyle w:val="Hyperlink"/>
            <w:rFonts w:cs="Arial"/>
            <w:noProof/>
          </w:rPr>
          <w:t>Sonstige Rahmenbedingungen</w:t>
        </w:r>
        <w:r>
          <w:rPr>
            <w:noProof/>
            <w:webHidden/>
          </w:rPr>
          <w:tab/>
        </w:r>
        <w:r>
          <w:rPr>
            <w:noProof/>
            <w:webHidden/>
          </w:rPr>
          <w:fldChar w:fldCharType="begin"/>
        </w:r>
        <w:r>
          <w:rPr>
            <w:noProof/>
            <w:webHidden/>
          </w:rPr>
          <w:instrText xml:space="preserve"> PAGEREF _Toc199771604 \h </w:instrText>
        </w:r>
        <w:r>
          <w:rPr>
            <w:noProof/>
            <w:webHidden/>
          </w:rPr>
        </w:r>
        <w:r>
          <w:rPr>
            <w:noProof/>
            <w:webHidden/>
          </w:rPr>
          <w:fldChar w:fldCharType="separate"/>
        </w:r>
        <w:r>
          <w:rPr>
            <w:noProof/>
            <w:webHidden/>
          </w:rPr>
          <w:t>10</w:t>
        </w:r>
        <w:r>
          <w:rPr>
            <w:noProof/>
            <w:webHidden/>
          </w:rPr>
          <w:fldChar w:fldCharType="end"/>
        </w:r>
      </w:hyperlink>
    </w:p>
    <w:p w14:paraId="32874469" w14:textId="294D9E2B" w:rsidR="002C472F" w:rsidRDefault="002C472F">
      <w:pPr>
        <w:pStyle w:val="Verzeichnis1"/>
        <w:rPr>
          <w:rFonts w:asciiTheme="minorHAnsi" w:eastAsiaTheme="minorEastAsia" w:hAnsiTheme="minorHAnsi" w:cstheme="minorBidi"/>
          <w:noProof/>
          <w:szCs w:val="22"/>
        </w:rPr>
      </w:pPr>
      <w:hyperlink w:anchor="_Toc199771605" w:history="1">
        <w:r w:rsidRPr="007A05F4">
          <w:rPr>
            <w:rStyle w:val="Hyperlink"/>
            <w:rFonts w:cs="Arial"/>
            <w:b/>
            <w:noProof/>
          </w:rPr>
          <w:t>2</w:t>
        </w:r>
        <w:r>
          <w:rPr>
            <w:rFonts w:asciiTheme="minorHAnsi" w:eastAsiaTheme="minorEastAsia" w:hAnsiTheme="minorHAnsi" w:cstheme="minorBidi"/>
            <w:noProof/>
            <w:szCs w:val="22"/>
          </w:rPr>
          <w:tab/>
        </w:r>
        <w:r w:rsidRPr="007A05F4">
          <w:rPr>
            <w:rStyle w:val="Hyperlink"/>
            <w:rFonts w:cs="Arial"/>
            <w:b/>
            <w:noProof/>
          </w:rPr>
          <w:t>Ausgangslage</w:t>
        </w:r>
        <w:r>
          <w:rPr>
            <w:noProof/>
            <w:webHidden/>
          </w:rPr>
          <w:tab/>
        </w:r>
        <w:r>
          <w:rPr>
            <w:noProof/>
            <w:webHidden/>
          </w:rPr>
          <w:fldChar w:fldCharType="begin"/>
        </w:r>
        <w:r>
          <w:rPr>
            <w:noProof/>
            <w:webHidden/>
          </w:rPr>
          <w:instrText xml:space="preserve"> PAGEREF _Toc199771605 \h </w:instrText>
        </w:r>
        <w:r>
          <w:rPr>
            <w:noProof/>
            <w:webHidden/>
          </w:rPr>
        </w:r>
        <w:r>
          <w:rPr>
            <w:noProof/>
            <w:webHidden/>
          </w:rPr>
          <w:fldChar w:fldCharType="separate"/>
        </w:r>
        <w:r>
          <w:rPr>
            <w:noProof/>
            <w:webHidden/>
          </w:rPr>
          <w:t>11</w:t>
        </w:r>
        <w:r>
          <w:rPr>
            <w:noProof/>
            <w:webHidden/>
          </w:rPr>
          <w:fldChar w:fldCharType="end"/>
        </w:r>
      </w:hyperlink>
    </w:p>
    <w:p w14:paraId="0A583B3A" w14:textId="19291AB8" w:rsidR="002C472F" w:rsidRDefault="002C472F">
      <w:pPr>
        <w:pStyle w:val="Verzeichnis2"/>
        <w:rPr>
          <w:rFonts w:asciiTheme="minorHAnsi" w:hAnsiTheme="minorHAnsi"/>
          <w:noProof/>
        </w:rPr>
      </w:pPr>
      <w:hyperlink w:anchor="_Toc199771606" w:history="1">
        <w:r w:rsidRPr="007A05F4">
          <w:rPr>
            <w:rStyle w:val="Hyperlink"/>
            <w:rFonts w:cs="Arial"/>
            <w:noProof/>
          </w:rPr>
          <w:t>2.1</w:t>
        </w:r>
        <w:r>
          <w:rPr>
            <w:rFonts w:asciiTheme="minorHAnsi" w:hAnsiTheme="minorHAnsi"/>
            <w:noProof/>
          </w:rPr>
          <w:tab/>
        </w:r>
        <w:r w:rsidRPr="007A05F4">
          <w:rPr>
            <w:rStyle w:val="Hyperlink"/>
            <w:rFonts w:cs="Arial"/>
            <w:noProof/>
          </w:rPr>
          <w:t>Ablauforganisation</w:t>
        </w:r>
        <w:r>
          <w:rPr>
            <w:noProof/>
            <w:webHidden/>
          </w:rPr>
          <w:tab/>
        </w:r>
        <w:r>
          <w:rPr>
            <w:noProof/>
            <w:webHidden/>
          </w:rPr>
          <w:fldChar w:fldCharType="begin"/>
        </w:r>
        <w:r>
          <w:rPr>
            <w:noProof/>
            <w:webHidden/>
          </w:rPr>
          <w:instrText xml:space="preserve"> PAGEREF _Toc199771606 \h </w:instrText>
        </w:r>
        <w:r>
          <w:rPr>
            <w:noProof/>
            <w:webHidden/>
          </w:rPr>
        </w:r>
        <w:r>
          <w:rPr>
            <w:noProof/>
            <w:webHidden/>
          </w:rPr>
          <w:fldChar w:fldCharType="separate"/>
        </w:r>
        <w:r>
          <w:rPr>
            <w:noProof/>
            <w:webHidden/>
          </w:rPr>
          <w:t>11</w:t>
        </w:r>
        <w:r>
          <w:rPr>
            <w:noProof/>
            <w:webHidden/>
          </w:rPr>
          <w:fldChar w:fldCharType="end"/>
        </w:r>
      </w:hyperlink>
    </w:p>
    <w:p w14:paraId="75E4D3B1" w14:textId="2375FD82" w:rsidR="002C472F" w:rsidRDefault="002C472F">
      <w:pPr>
        <w:pStyle w:val="Verzeichnis2"/>
        <w:rPr>
          <w:rFonts w:asciiTheme="minorHAnsi" w:hAnsiTheme="minorHAnsi"/>
          <w:noProof/>
        </w:rPr>
      </w:pPr>
      <w:hyperlink w:anchor="_Toc199771607" w:history="1">
        <w:r w:rsidRPr="007A05F4">
          <w:rPr>
            <w:rStyle w:val="Hyperlink"/>
            <w:rFonts w:cs="Arial"/>
            <w:noProof/>
          </w:rPr>
          <w:t>2.2</w:t>
        </w:r>
        <w:r>
          <w:rPr>
            <w:rFonts w:asciiTheme="minorHAnsi" w:hAnsiTheme="minorHAnsi"/>
            <w:noProof/>
          </w:rPr>
          <w:tab/>
        </w:r>
        <w:r w:rsidRPr="007A05F4">
          <w:rPr>
            <w:rStyle w:val="Hyperlink"/>
            <w:rFonts w:cs="Arial"/>
            <w:noProof/>
          </w:rPr>
          <w:t>Aufbauorganisation</w:t>
        </w:r>
        <w:r>
          <w:rPr>
            <w:noProof/>
            <w:webHidden/>
          </w:rPr>
          <w:tab/>
        </w:r>
        <w:r>
          <w:rPr>
            <w:noProof/>
            <w:webHidden/>
          </w:rPr>
          <w:fldChar w:fldCharType="begin"/>
        </w:r>
        <w:r>
          <w:rPr>
            <w:noProof/>
            <w:webHidden/>
          </w:rPr>
          <w:instrText xml:space="preserve"> PAGEREF _Toc199771607 \h </w:instrText>
        </w:r>
        <w:r>
          <w:rPr>
            <w:noProof/>
            <w:webHidden/>
          </w:rPr>
        </w:r>
        <w:r>
          <w:rPr>
            <w:noProof/>
            <w:webHidden/>
          </w:rPr>
          <w:fldChar w:fldCharType="separate"/>
        </w:r>
        <w:r>
          <w:rPr>
            <w:noProof/>
            <w:webHidden/>
          </w:rPr>
          <w:t>11</w:t>
        </w:r>
        <w:r>
          <w:rPr>
            <w:noProof/>
            <w:webHidden/>
          </w:rPr>
          <w:fldChar w:fldCharType="end"/>
        </w:r>
      </w:hyperlink>
    </w:p>
    <w:p w14:paraId="669A3345" w14:textId="2A2980B2" w:rsidR="002C472F" w:rsidRDefault="002C472F">
      <w:pPr>
        <w:pStyle w:val="Verzeichnis2"/>
        <w:rPr>
          <w:rFonts w:asciiTheme="minorHAnsi" w:hAnsiTheme="minorHAnsi"/>
          <w:noProof/>
        </w:rPr>
      </w:pPr>
      <w:hyperlink w:anchor="_Toc199771608" w:history="1">
        <w:r w:rsidRPr="007A05F4">
          <w:rPr>
            <w:rStyle w:val="Hyperlink"/>
            <w:rFonts w:cs="Arial"/>
            <w:noProof/>
          </w:rPr>
          <w:t>2.3</w:t>
        </w:r>
        <w:r>
          <w:rPr>
            <w:rFonts w:asciiTheme="minorHAnsi" w:hAnsiTheme="minorHAnsi"/>
            <w:noProof/>
          </w:rPr>
          <w:tab/>
        </w:r>
        <w:r w:rsidRPr="007A05F4">
          <w:rPr>
            <w:rStyle w:val="Hyperlink"/>
            <w:rFonts w:cs="Arial"/>
            <w:noProof/>
          </w:rPr>
          <w:t>Personal</w:t>
        </w:r>
        <w:r>
          <w:rPr>
            <w:noProof/>
            <w:webHidden/>
          </w:rPr>
          <w:tab/>
        </w:r>
        <w:r>
          <w:rPr>
            <w:noProof/>
            <w:webHidden/>
          </w:rPr>
          <w:fldChar w:fldCharType="begin"/>
        </w:r>
        <w:r>
          <w:rPr>
            <w:noProof/>
            <w:webHidden/>
          </w:rPr>
          <w:instrText xml:space="preserve"> PAGEREF _Toc199771608 \h </w:instrText>
        </w:r>
        <w:r>
          <w:rPr>
            <w:noProof/>
            <w:webHidden/>
          </w:rPr>
        </w:r>
        <w:r>
          <w:rPr>
            <w:noProof/>
            <w:webHidden/>
          </w:rPr>
          <w:fldChar w:fldCharType="separate"/>
        </w:r>
        <w:r>
          <w:rPr>
            <w:noProof/>
            <w:webHidden/>
          </w:rPr>
          <w:t>12</w:t>
        </w:r>
        <w:r>
          <w:rPr>
            <w:noProof/>
            <w:webHidden/>
          </w:rPr>
          <w:fldChar w:fldCharType="end"/>
        </w:r>
      </w:hyperlink>
    </w:p>
    <w:p w14:paraId="44ADD594" w14:textId="452B3682" w:rsidR="002C472F" w:rsidRDefault="002C472F">
      <w:pPr>
        <w:pStyle w:val="Verzeichnis2"/>
        <w:rPr>
          <w:rFonts w:asciiTheme="minorHAnsi" w:hAnsiTheme="minorHAnsi"/>
          <w:noProof/>
        </w:rPr>
      </w:pPr>
      <w:hyperlink w:anchor="_Toc199771609" w:history="1">
        <w:r w:rsidRPr="007A05F4">
          <w:rPr>
            <w:rStyle w:val="Hyperlink"/>
            <w:rFonts w:cs="Arial"/>
            <w:noProof/>
          </w:rPr>
          <w:t>2.4</w:t>
        </w:r>
        <w:r>
          <w:rPr>
            <w:rFonts w:asciiTheme="minorHAnsi" w:hAnsiTheme="minorHAnsi"/>
            <w:noProof/>
          </w:rPr>
          <w:tab/>
        </w:r>
        <w:r w:rsidRPr="007A05F4">
          <w:rPr>
            <w:rStyle w:val="Hyperlink"/>
            <w:rFonts w:cs="Arial"/>
            <w:noProof/>
          </w:rPr>
          <w:t>Material</w:t>
        </w:r>
        <w:r>
          <w:rPr>
            <w:noProof/>
            <w:webHidden/>
          </w:rPr>
          <w:tab/>
        </w:r>
        <w:r>
          <w:rPr>
            <w:noProof/>
            <w:webHidden/>
          </w:rPr>
          <w:fldChar w:fldCharType="begin"/>
        </w:r>
        <w:r>
          <w:rPr>
            <w:noProof/>
            <w:webHidden/>
          </w:rPr>
          <w:instrText xml:space="preserve"> PAGEREF _Toc199771609 \h </w:instrText>
        </w:r>
        <w:r>
          <w:rPr>
            <w:noProof/>
            <w:webHidden/>
          </w:rPr>
        </w:r>
        <w:r>
          <w:rPr>
            <w:noProof/>
            <w:webHidden/>
          </w:rPr>
          <w:fldChar w:fldCharType="separate"/>
        </w:r>
        <w:r>
          <w:rPr>
            <w:noProof/>
            <w:webHidden/>
          </w:rPr>
          <w:t>12</w:t>
        </w:r>
        <w:r>
          <w:rPr>
            <w:noProof/>
            <w:webHidden/>
          </w:rPr>
          <w:fldChar w:fldCharType="end"/>
        </w:r>
      </w:hyperlink>
    </w:p>
    <w:p w14:paraId="5BE75DBD" w14:textId="7EABC331" w:rsidR="002C472F" w:rsidRDefault="002C472F">
      <w:pPr>
        <w:pStyle w:val="Verzeichnis2"/>
        <w:rPr>
          <w:rFonts w:asciiTheme="minorHAnsi" w:hAnsiTheme="minorHAnsi"/>
          <w:noProof/>
        </w:rPr>
      </w:pPr>
      <w:hyperlink w:anchor="_Toc199771610" w:history="1">
        <w:r w:rsidRPr="007A05F4">
          <w:rPr>
            <w:rStyle w:val="Hyperlink"/>
            <w:rFonts w:cs="Arial"/>
            <w:noProof/>
          </w:rPr>
          <w:t>2.5</w:t>
        </w:r>
        <w:r>
          <w:rPr>
            <w:rFonts w:asciiTheme="minorHAnsi" w:hAnsiTheme="minorHAnsi"/>
            <w:noProof/>
          </w:rPr>
          <w:tab/>
        </w:r>
        <w:r w:rsidRPr="007A05F4">
          <w:rPr>
            <w:rStyle w:val="Hyperlink"/>
            <w:rFonts w:cs="Arial"/>
            <w:noProof/>
          </w:rPr>
          <w:t>Infrastruktur</w:t>
        </w:r>
        <w:r>
          <w:rPr>
            <w:noProof/>
            <w:webHidden/>
          </w:rPr>
          <w:tab/>
        </w:r>
        <w:r>
          <w:rPr>
            <w:noProof/>
            <w:webHidden/>
          </w:rPr>
          <w:fldChar w:fldCharType="begin"/>
        </w:r>
        <w:r>
          <w:rPr>
            <w:noProof/>
            <w:webHidden/>
          </w:rPr>
          <w:instrText xml:space="preserve"> PAGEREF _Toc199771610 \h </w:instrText>
        </w:r>
        <w:r>
          <w:rPr>
            <w:noProof/>
            <w:webHidden/>
          </w:rPr>
        </w:r>
        <w:r>
          <w:rPr>
            <w:noProof/>
            <w:webHidden/>
          </w:rPr>
          <w:fldChar w:fldCharType="separate"/>
        </w:r>
        <w:r>
          <w:rPr>
            <w:noProof/>
            <w:webHidden/>
          </w:rPr>
          <w:t>12</w:t>
        </w:r>
        <w:r>
          <w:rPr>
            <w:noProof/>
            <w:webHidden/>
          </w:rPr>
          <w:fldChar w:fldCharType="end"/>
        </w:r>
      </w:hyperlink>
    </w:p>
    <w:p w14:paraId="560406BB" w14:textId="094CC2E1" w:rsidR="002C472F" w:rsidRDefault="002C472F">
      <w:pPr>
        <w:pStyle w:val="Verzeichnis2"/>
        <w:rPr>
          <w:rFonts w:asciiTheme="minorHAnsi" w:hAnsiTheme="minorHAnsi"/>
          <w:noProof/>
        </w:rPr>
      </w:pPr>
      <w:hyperlink w:anchor="_Toc199771611" w:history="1">
        <w:r w:rsidRPr="007A05F4">
          <w:rPr>
            <w:rStyle w:val="Hyperlink"/>
            <w:rFonts w:cs="Arial"/>
            <w:noProof/>
          </w:rPr>
          <w:t>2.6</w:t>
        </w:r>
        <w:r>
          <w:rPr>
            <w:rFonts w:asciiTheme="minorHAnsi" w:hAnsiTheme="minorHAnsi"/>
            <w:noProof/>
          </w:rPr>
          <w:tab/>
        </w:r>
        <w:r w:rsidRPr="007A05F4">
          <w:rPr>
            <w:rStyle w:val="Hyperlink"/>
            <w:rFonts w:cs="Arial"/>
            <w:noProof/>
          </w:rPr>
          <w:t>Sach- und Dienstleistungen</w:t>
        </w:r>
        <w:r>
          <w:rPr>
            <w:noProof/>
            <w:webHidden/>
          </w:rPr>
          <w:tab/>
        </w:r>
        <w:r>
          <w:rPr>
            <w:noProof/>
            <w:webHidden/>
          </w:rPr>
          <w:fldChar w:fldCharType="begin"/>
        </w:r>
        <w:r>
          <w:rPr>
            <w:noProof/>
            <w:webHidden/>
          </w:rPr>
          <w:instrText xml:space="preserve"> PAGEREF _Toc199771611 \h </w:instrText>
        </w:r>
        <w:r>
          <w:rPr>
            <w:noProof/>
            <w:webHidden/>
          </w:rPr>
        </w:r>
        <w:r>
          <w:rPr>
            <w:noProof/>
            <w:webHidden/>
          </w:rPr>
          <w:fldChar w:fldCharType="separate"/>
        </w:r>
        <w:r>
          <w:rPr>
            <w:noProof/>
            <w:webHidden/>
          </w:rPr>
          <w:t>12</w:t>
        </w:r>
        <w:r>
          <w:rPr>
            <w:noProof/>
            <w:webHidden/>
          </w:rPr>
          <w:fldChar w:fldCharType="end"/>
        </w:r>
      </w:hyperlink>
    </w:p>
    <w:p w14:paraId="7383236D" w14:textId="44CB6C77" w:rsidR="002C472F" w:rsidRDefault="002C472F">
      <w:pPr>
        <w:pStyle w:val="Verzeichnis2"/>
        <w:rPr>
          <w:rFonts w:asciiTheme="minorHAnsi" w:hAnsiTheme="minorHAnsi"/>
          <w:noProof/>
        </w:rPr>
      </w:pPr>
      <w:hyperlink w:anchor="_Toc199771612" w:history="1">
        <w:r w:rsidRPr="007A05F4">
          <w:rPr>
            <w:rStyle w:val="Hyperlink"/>
            <w:rFonts w:cs="Arial"/>
            <w:noProof/>
          </w:rPr>
          <w:t>2.7</w:t>
        </w:r>
        <w:r>
          <w:rPr>
            <w:rFonts w:asciiTheme="minorHAnsi" w:hAnsiTheme="minorHAnsi"/>
            <w:noProof/>
          </w:rPr>
          <w:tab/>
        </w:r>
        <w:r w:rsidRPr="007A05F4">
          <w:rPr>
            <w:rStyle w:val="Hyperlink"/>
            <w:rFonts w:cs="Arial"/>
            <w:noProof/>
          </w:rPr>
          <w:t>Ggf. Einnahmen</w:t>
        </w:r>
        <w:r>
          <w:rPr>
            <w:noProof/>
            <w:webHidden/>
          </w:rPr>
          <w:tab/>
        </w:r>
        <w:r>
          <w:rPr>
            <w:noProof/>
            <w:webHidden/>
          </w:rPr>
          <w:fldChar w:fldCharType="begin"/>
        </w:r>
        <w:r>
          <w:rPr>
            <w:noProof/>
            <w:webHidden/>
          </w:rPr>
          <w:instrText xml:space="preserve"> PAGEREF _Toc199771612 \h </w:instrText>
        </w:r>
        <w:r>
          <w:rPr>
            <w:noProof/>
            <w:webHidden/>
          </w:rPr>
        </w:r>
        <w:r>
          <w:rPr>
            <w:noProof/>
            <w:webHidden/>
          </w:rPr>
          <w:fldChar w:fldCharType="separate"/>
        </w:r>
        <w:r>
          <w:rPr>
            <w:noProof/>
            <w:webHidden/>
          </w:rPr>
          <w:t>12</w:t>
        </w:r>
        <w:r>
          <w:rPr>
            <w:noProof/>
            <w:webHidden/>
          </w:rPr>
          <w:fldChar w:fldCharType="end"/>
        </w:r>
      </w:hyperlink>
    </w:p>
    <w:p w14:paraId="08F2F13B" w14:textId="7EADBB70" w:rsidR="002C472F" w:rsidRDefault="002C472F">
      <w:pPr>
        <w:pStyle w:val="Verzeichnis2"/>
        <w:rPr>
          <w:rFonts w:asciiTheme="minorHAnsi" w:hAnsiTheme="minorHAnsi"/>
          <w:noProof/>
        </w:rPr>
      </w:pPr>
      <w:hyperlink w:anchor="_Toc199771613" w:history="1">
        <w:r w:rsidRPr="007A05F4">
          <w:rPr>
            <w:rStyle w:val="Hyperlink"/>
            <w:rFonts w:cs="Arial"/>
            <w:noProof/>
          </w:rPr>
          <w:t>2.8</w:t>
        </w:r>
        <w:r>
          <w:rPr>
            <w:rFonts w:asciiTheme="minorHAnsi" w:hAnsiTheme="minorHAnsi"/>
            <w:noProof/>
          </w:rPr>
          <w:tab/>
        </w:r>
        <w:r w:rsidRPr="007A05F4">
          <w:rPr>
            <w:rStyle w:val="Hyperlink"/>
            <w:rFonts w:cs="Arial"/>
            <w:noProof/>
          </w:rPr>
          <w:t>Haushalterische Darstellung</w:t>
        </w:r>
        <w:r>
          <w:rPr>
            <w:noProof/>
            <w:webHidden/>
          </w:rPr>
          <w:tab/>
        </w:r>
        <w:r>
          <w:rPr>
            <w:noProof/>
            <w:webHidden/>
          </w:rPr>
          <w:fldChar w:fldCharType="begin"/>
        </w:r>
        <w:r>
          <w:rPr>
            <w:noProof/>
            <w:webHidden/>
          </w:rPr>
          <w:instrText xml:space="preserve"> PAGEREF _Toc199771613 \h </w:instrText>
        </w:r>
        <w:r>
          <w:rPr>
            <w:noProof/>
            <w:webHidden/>
          </w:rPr>
        </w:r>
        <w:r>
          <w:rPr>
            <w:noProof/>
            <w:webHidden/>
          </w:rPr>
          <w:fldChar w:fldCharType="separate"/>
        </w:r>
        <w:r>
          <w:rPr>
            <w:noProof/>
            <w:webHidden/>
          </w:rPr>
          <w:t>12</w:t>
        </w:r>
        <w:r>
          <w:rPr>
            <w:noProof/>
            <w:webHidden/>
          </w:rPr>
          <w:fldChar w:fldCharType="end"/>
        </w:r>
      </w:hyperlink>
    </w:p>
    <w:p w14:paraId="6B1D15CF" w14:textId="50000911" w:rsidR="002C472F" w:rsidRDefault="002C472F">
      <w:pPr>
        <w:pStyle w:val="Verzeichnis1"/>
        <w:rPr>
          <w:rFonts w:asciiTheme="minorHAnsi" w:eastAsiaTheme="minorEastAsia" w:hAnsiTheme="minorHAnsi" w:cstheme="minorBidi"/>
          <w:noProof/>
          <w:szCs w:val="22"/>
        </w:rPr>
      </w:pPr>
      <w:hyperlink w:anchor="_Toc199771614" w:history="1">
        <w:r w:rsidRPr="007A05F4">
          <w:rPr>
            <w:rStyle w:val="Hyperlink"/>
            <w:rFonts w:cs="Arial"/>
            <w:b/>
            <w:noProof/>
          </w:rPr>
          <w:t>3</w:t>
        </w:r>
        <w:r>
          <w:rPr>
            <w:rFonts w:asciiTheme="minorHAnsi" w:eastAsiaTheme="minorEastAsia" w:hAnsiTheme="minorHAnsi" w:cstheme="minorBidi"/>
            <w:noProof/>
            <w:szCs w:val="22"/>
          </w:rPr>
          <w:tab/>
        </w:r>
        <w:r w:rsidRPr="007A05F4">
          <w:rPr>
            <w:rStyle w:val="Hyperlink"/>
            <w:rFonts w:cs="Arial"/>
            <w:b/>
            <w:noProof/>
          </w:rPr>
          <w:t>Optionen der Bedarfsdeckung</w:t>
        </w:r>
        <w:r>
          <w:rPr>
            <w:noProof/>
            <w:webHidden/>
          </w:rPr>
          <w:tab/>
        </w:r>
        <w:r>
          <w:rPr>
            <w:noProof/>
            <w:webHidden/>
          </w:rPr>
          <w:fldChar w:fldCharType="begin"/>
        </w:r>
        <w:r>
          <w:rPr>
            <w:noProof/>
            <w:webHidden/>
          </w:rPr>
          <w:instrText xml:space="preserve"> PAGEREF _Toc199771614 \h </w:instrText>
        </w:r>
        <w:r>
          <w:rPr>
            <w:noProof/>
            <w:webHidden/>
          </w:rPr>
        </w:r>
        <w:r>
          <w:rPr>
            <w:noProof/>
            <w:webHidden/>
          </w:rPr>
          <w:fldChar w:fldCharType="separate"/>
        </w:r>
        <w:r>
          <w:rPr>
            <w:noProof/>
            <w:webHidden/>
          </w:rPr>
          <w:t>14</w:t>
        </w:r>
        <w:r>
          <w:rPr>
            <w:noProof/>
            <w:webHidden/>
          </w:rPr>
          <w:fldChar w:fldCharType="end"/>
        </w:r>
      </w:hyperlink>
    </w:p>
    <w:p w14:paraId="55DA9AF0" w14:textId="22E3EEEA" w:rsidR="002C472F" w:rsidRDefault="002C472F">
      <w:pPr>
        <w:pStyle w:val="Verzeichnis2"/>
        <w:rPr>
          <w:rFonts w:asciiTheme="minorHAnsi" w:hAnsiTheme="minorHAnsi"/>
          <w:noProof/>
        </w:rPr>
      </w:pPr>
      <w:hyperlink w:anchor="_Toc199771615" w:history="1">
        <w:r w:rsidRPr="007A05F4">
          <w:rPr>
            <w:rStyle w:val="Hyperlink"/>
            <w:rFonts w:cs="Arial"/>
            <w:noProof/>
          </w:rPr>
          <w:t>3.1</w:t>
        </w:r>
        <w:r>
          <w:rPr>
            <w:rFonts w:asciiTheme="minorHAnsi" w:hAnsiTheme="minorHAnsi"/>
            <w:noProof/>
          </w:rPr>
          <w:tab/>
        </w:r>
        <w:r w:rsidRPr="007A05F4">
          <w:rPr>
            <w:rStyle w:val="Hyperlink"/>
            <w:rFonts w:cs="Arial"/>
            <w:noProof/>
          </w:rPr>
          <w:t>Grundsätzlich mögliche Optionen der Bedarfsdeckung</w:t>
        </w:r>
        <w:r>
          <w:rPr>
            <w:noProof/>
            <w:webHidden/>
          </w:rPr>
          <w:tab/>
        </w:r>
        <w:r>
          <w:rPr>
            <w:noProof/>
            <w:webHidden/>
          </w:rPr>
          <w:fldChar w:fldCharType="begin"/>
        </w:r>
        <w:r>
          <w:rPr>
            <w:noProof/>
            <w:webHidden/>
          </w:rPr>
          <w:instrText xml:space="preserve"> PAGEREF _Toc199771615 \h </w:instrText>
        </w:r>
        <w:r>
          <w:rPr>
            <w:noProof/>
            <w:webHidden/>
          </w:rPr>
        </w:r>
        <w:r>
          <w:rPr>
            <w:noProof/>
            <w:webHidden/>
          </w:rPr>
          <w:fldChar w:fldCharType="separate"/>
        </w:r>
        <w:r>
          <w:rPr>
            <w:noProof/>
            <w:webHidden/>
          </w:rPr>
          <w:t>14</w:t>
        </w:r>
        <w:r>
          <w:rPr>
            <w:noProof/>
            <w:webHidden/>
          </w:rPr>
          <w:fldChar w:fldCharType="end"/>
        </w:r>
      </w:hyperlink>
    </w:p>
    <w:p w14:paraId="3E76C307" w14:textId="65EDB171" w:rsidR="002C472F" w:rsidRDefault="002C472F">
      <w:pPr>
        <w:pStyle w:val="Verzeichnis2"/>
        <w:rPr>
          <w:rFonts w:asciiTheme="minorHAnsi" w:hAnsiTheme="minorHAnsi"/>
          <w:noProof/>
        </w:rPr>
      </w:pPr>
      <w:hyperlink w:anchor="_Toc199771616" w:history="1">
        <w:r w:rsidRPr="007A05F4">
          <w:rPr>
            <w:rStyle w:val="Hyperlink"/>
            <w:rFonts w:cs="Arial"/>
            <w:noProof/>
          </w:rPr>
          <w:t>3.2</w:t>
        </w:r>
        <w:r>
          <w:rPr>
            <w:rFonts w:asciiTheme="minorHAnsi" w:hAnsiTheme="minorHAnsi"/>
            <w:noProof/>
          </w:rPr>
          <w:tab/>
        </w:r>
        <w:r w:rsidRPr="007A05F4">
          <w:rPr>
            <w:rStyle w:val="Hyperlink"/>
            <w:rFonts w:cs="Arial"/>
            <w:noProof/>
          </w:rPr>
          <w:t>Aussonderung von ungeeigneten Optionen</w:t>
        </w:r>
        <w:r>
          <w:rPr>
            <w:noProof/>
            <w:webHidden/>
          </w:rPr>
          <w:tab/>
        </w:r>
        <w:r>
          <w:rPr>
            <w:noProof/>
            <w:webHidden/>
          </w:rPr>
          <w:fldChar w:fldCharType="begin"/>
        </w:r>
        <w:r>
          <w:rPr>
            <w:noProof/>
            <w:webHidden/>
          </w:rPr>
          <w:instrText xml:space="preserve"> PAGEREF _Toc199771616 \h </w:instrText>
        </w:r>
        <w:r>
          <w:rPr>
            <w:noProof/>
            <w:webHidden/>
          </w:rPr>
        </w:r>
        <w:r>
          <w:rPr>
            <w:noProof/>
            <w:webHidden/>
          </w:rPr>
          <w:fldChar w:fldCharType="separate"/>
        </w:r>
        <w:r>
          <w:rPr>
            <w:noProof/>
            <w:webHidden/>
          </w:rPr>
          <w:t>15</w:t>
        </w:r>
        <w:r>
          <w:rPr>
            <w:noProof/>
            <w:webHidden/>
          </w:rPr>
          <w:fldChar w:fldCharType="end"/>
        </w:r>
      </w:hyperlink>
    </w:p>
    <w:p w14:paraId="6D24B536" w14:textId="19F8A0CE" w:rsidR="002C472F" w:rsidRDefault="002C472F">
      <w:pPr>
        <w:pStyle w:val="Verzeichnis2"/>
        <w:rPr>
          <w:rFonts w:asciiTheme="minorHAnsi" w:hAnsiTheme="minorHAnsi"/>
          <w:noProof/>
        </w:rPr>
      </w:pPr>
      <w:hyperlink w:anchor="_Toc199771617" w:history="1">
        <w:r w:rsidRPr="007A05F4">
          <w:rPr>
            <w:rStyle w:val="Hyperlink"/>
            <w:rFonts w:cs="Arial"/>
            <w:noProof/>
          </w:rPr>
          <w:t>3.3</w:t>
        </w:r>
        <w:r>
          <w:rPr>
            <w:rFonts w:asciiTheme="minorHAnsi" w:hAnsiTheme="minorHAnsi"/>
            <w:noProof/>
          </w:rPr>
          <w:tab/>
        </w:r>
        <w:r w:rsidRPr="007A05F4">
          <w:rPr>
            <w:rStyle w:val="Hyperlink"/>
            <w:rFonts w:cs="Arial"/>
            <w:noProof/>
          </w:rPr>
          <w:t>Ausführliche Darstellung der geeigneten Option</w:t>
        </w:r>
        <w:r>
          <w:rPr>
            <w:noProof/>
            <w:webHidden/>
          </w:rPr>
          <w:tab/>
        </w:r>
        <w:r>
          <w:rPr>
            <w:noProof/>
            <w:webHidden/>
          </w:rPr>
          <w:fldChar w:fldCharType="begin"/>
        </w:r>
        <w:r>
          <w:rPr>
            <w:noProof/>
            <w:webHidden/>
          </w:rPr>
          <w:instrText xml:space="preserve"> PAGEREF _Toc199771617 \h </w:instrText>
        </w:r>
        <w:r>
          <w:rPr>
            <w:noProof/>
            <w:webHidden/>
          </w:rPr>
        </w:r>
        <w:r>
          <w:rPr>
            <w:noProof/>
            <w:webHidden/>
          </w:rPr>
          <w:fldChar w:fldCharType="separate"/>
        </w:r>
        <w:r>
          <w:rPr>
            <w:noProof/>
            <w:webHidden/>
          </w:rPr>
          <w:t>17</w:t>
        </w:r>
        <w:r>
          <w:rPr>
            <w:noProof/>
            <w:webHidden/>
          </w:rPr>
          <w:fldChar w:fldCharType="end"/>
        </w:r>
      </w:hyperlink>
    </w:p>
    <w:p w14:paraId="3448D85F" w14:textId="796BF5D6" w:rsidR="002C472F" w:rsidRDefault="002C472F">
      <w:pPr>
        <w:pStyle w:val="Verzeichnis3"/>
        <w:tabs>
          <w:tab w:val="left" w:pos="1320"/>
          <w:tab w:val="right" w:leader="dot" w:pos="9062"/>
        </w:tabs>
        <w:rPr>
          <w:rFonts w:asciiTheme="minorHAnsi" w:hAnsiTheme="minorHAnsi"/>
          <w:noProof/>
        </w:rPr>
      </w:pPr>
      <w:hyperlink w:anchor="_Toc199771618" w:history="1">
        <w:r w:rsidRPr="007A05F4">
          <w:rPr>
            <w:rStyle w:val="Hyperlink"/>
            <w:rFonts w:cs="Arial"/>
            <w:noProof/>
          </w:rPr>
          <w:t>3.3.1</w:t>
        </w:r>
        <w:r>
          <w:rPr>
            <w:rFonts w:asciiTheme="minorHAnsi" w:hAnsiTheme="minorHAnsi"/>
            <w:noProof/>
          </w:rPr>
          <w:tab/>
        </w:r>
        <w:r w:rsidRPr="007A05F4">
          <w:rPr>
            <w:rStyle w:val="Hyperlink"/>
            <w:rFonts w:cs="Arial"/>
            <w:noProof/>
          </w:rPr>
          <w:t>Aufbau der Kristallzucht am Fraunhofer IOSB in Ettlingen</w:t>
        </w:r>
        <w:r>
          <w:rPr>
            <w:noProof/>
            <w:webHidden/>
          </w:rPr>
          <w:tab/>
        </w:r>
        <w:r>
          <w:rPr>
            <w:noProof/>
            <w:webHidden/>
          </w:rPr>
          <w:fldChar w:fldCharType="begin"/>
        </w:r>
        <w:r>
          <w:rPr>
            <w:noProof/>
            <w:webHidden/>
          </w:rPr>
          <w:instrText xml:space="preserve"> PAGEREF _Toc199771618 \h </w:instrText>
        </w:r>
        <w:r>
          <w:rPr>
            <w:noProof/>
            <w:webHidden/>
          </w:rPr>
        </w:r>
        <w:r>
          <w:rPr>
            <w:noProof/>
            <w:webHidden/>
          </w:rPr>
          <w:fldChar w:fldCharType="separate"/>
        </w:r>
        <w:r>
          <w:rPr>
            <w:noProof/>
            <w:webHidden/>
          </w:rPr>
          <w:t>17</w:t>
        </w:r>
        <w:r>
          <w:rPr>
            <w:noProof/>
            <w:webHidden/>
          </w:rPr>
          <w:fldChar w:fldCharType="end"/>
        </w:r>
      </w:hyperlink>
    </w:p>
    <w:p w14:paraId="69A182CF" w14:textId="1BAD8EC3"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19" w:history="1">
        <w:r w:rsidRPr="007A05F4">
          <w:rPr>
            <w:rStyle w:val="Hyperlink"/>
            <w:rFonts w:cs="Arial"/>
            <w:noProof/>
          </w:rPr>
          <w:t>3.3.1.1</w:t>
        </w:r>
        <w:r>
          <w:rPr>
            <w:rFonts w:asciiTheme="minorHAnsi" w:eastAsiaTheme="minorEastAsia" w:hAnsiTheme="minorHAnsi" w:cstheme="minorBidi"/>
            <w:noProof/>
            <w:szCs w:val="22"/>
          </w:rPr>
          <w:tab/>
        </w:r>
        <w:r w:rsidRPr="007A05F4">
          <w:rPr>
            <w:rStyle w:val="Hyperlink"/>
            <w:rFonts w:cs="Arial"/>
            <w:noProof/>
          </w:rPr>
          <w:t>Ablauforganisation</w:t>
        </w:r>
        <w:r>
          <w:rPr>
            <w:noProof/>
            <w:webHidden/>
          </w:rPr>
          <w:tab/>
        </w:r>
        <w:r>
          <w:rPr>
            <w:noProof/>
            <w:webHidden/>
          </w:rPr>
          <w:fldChar w:fldCharType="begin"/>
        </w:r>
        <w:r>
          <w:rPr>
            <w:noProof/>
            <w:webHidden/>
          </w:rPr>
          <w:instrText xml:space="preserve"> PAGEREF _Toc199771619 \h </w:instrText>
        </w:r>
        <w:r>
          <w:rPr>
            <w:noProof/>
            <w:webHidden/>
          </w:rPr>
        </w:r>
        <w:r>
          <w:rPr>
            <w:noProof/>
            <w:webHidden/>
          </w:rPr>
          <w:fldChar w:fldCharType="separate"/>
        </w:r>
        <w:r>
          <w:rPr>
            <w:noProof/>
            <w:webHidden/>
          </w:rPr>
          <w:t>18</w:t>
        </w:r>
        <w:r>
          <w:rPr>
            <w:noProof/>
            <w:webHidden/>
          </w:rPr>
          <w:fldChar w:fldCharType="end"/>
        </w:r>
      </w:hyperlink>
    </w:p>
    <w:p w14:paraId="74243848" w14:textId="78B5A222"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20" w:history="1">
        <w:r w:rsidRPr="007A05F4">
          <w:rPr>
            <w:rStyle w:val="Hyperlink"/>
            <w:rFonts w:cs="Arial"/>
            <w:noProof/>
          </w:rPr>
          <w:t>3.3.1.2</w:t>
        </w:r>
        <w:r>
          <w:rPr>
            <w:rFonts w:asciiTheme="minorHAnsi" w:eastAsiaTheme="minorEastAsia" w:hAnsiTheme="minorHAnsi" w:cstheme="minorBidi"/>
            <w:noProof/>
            <w:szCs w:val="22"/>
          </w:rPr>
          <w:tab/>
        </w:r>
        <w:r w:rsidRPr="007A05F4">
          <w:rPr>
            <w:rStyle w:val="Hyperlink"/>
            <w:rFonts w:cs="Arial"/>
            <w:noProof/>
          </w:rPr>
          <w:t>Aufbauorganisation</w:t>
        </w:r>
        <w:r>
          <w:rPr>
            <w:noProof/>
            <w:webHidden/>
          </w:rPr>
          <w:tab/>
        </w:r>
        <w:r>
          <w:rPr>
            <w:noProof/>
            <w:webHidden/>
          </w:rPr>
          <w:fldChar w:fldCharType="begin"/>
        </w:r>
        <w:r>
          <w:rPr>
            <w:noProof/>
            <w:webHidden/>
          </w:rPr>
          <w:instrText xml:space="preserve"> PAGEREF _Toc199771620 \h </w:instrText>
        </w:r>
        <w:r>
          <w:rPr>
            <w:noProof/>
            <w:webHidden/>
          </w:rPr>
        </w:r>
        <w:r>
          <w:rPr>
            <w:noProof/>
            <w:webHidden/>
          </w:rPr>
          <w:fldChar w:fldCharType="separate"/>
        </w:r>
        <w:r>
          <w:rPr>
            <w:noProof/>
            <w:webHidden/>
          </w:rPr>
          <w:t>19</w:t>
        </w:r>
        <w:r>
          <w:rPr>
            <w:noProof/>
            <w:webHidden/>
          </w:rPr>
          <w:fldChar w:fldCharType="end"/>
        </w:r>
      </w:hyperlink>
    </w:p>
    <w:p w14:paraId="2C901061" w14:textId="4CD91FC8"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21" w:history="1">
        <w:r w:rsidRPr="007A05F4">
          <w:rPr>
            <w:rStyle w:val="Hyperlink"/>
            <w:rFonts w:cs="Arial"/>
            <w:noProof/>
          </w:rPr>
          <w:t>3.3.1.3</w:t>
        </w:r>
        <w:r>
          <w:rPr>
            <w:rFonts w:asciiTheme="minorHAnsi" w:eastAsiaTheme="minorEastAsia" w:hAnsiTheme="minorHAnsi" w:cstheme="minorBidi"/>
            <w:noProof/>
            <w:szCs w:val="22"/>
          </w:rPr>
          <w:tab/>
        </w:r>
        <w:r w:rsidRPr="007A05F4">
          <w:rPr>
            <w:rStyle w:val="Hyperlink"/>
            <w:rFonts w:cs="Arial"/>
            <w:noProof/>
          </w:rPr>
          <w:t>Personal</w:t>
        </w:r>
        <w:r>
          <w:rPr>
            <w:noProof/>
            <w:webHidden/>
          </w:rPr>
          <w:tab/>
        </w:r>
        <w:r>
          <w:rPr>
            <w:noProof/>
            <w:webHidden/>
          </w:rPr>
          <w:fldChar w:fldCharType="begin"/>
        </w:r>
        <w:r>
          <w:rPr>
            <w:noProof/>
            <w:webHidden/>
          </w:rPr>
          <w:instrText xml:space="preserve"> PAGEREF _Toc199771621 \h </w:instrText>
        </w:r>
        <w:r>
          <w:rPr>
            <w:noProof/>
            <w:webHidden/>
          </w:rPr>
        </w:r>
        <w:r>
          <w:rPr>
            <w:noProof/>
            <w:webHidden/>
          </w:rPr>
          <w:fldChar w:fldCharType="separate"/>
        </w:r>
        <w:r>
          <w:rPr>
            <w:noProof/>
            <w:webHidden/>
          </w:rPr>
          <w:t>19</w:t>
        </w:r>
        <w:r>
          <w:rPr>
            <w:noProof/>
            <w:webHidden/>
          </w:rPr>
          <w:fldChar w:fldCharType="end"/>
        </w:r>
      </w:hyperlink>
    </w:p>
    <w:p w14:paraId="2DD11435" w14:textId="059A5959"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22" w:history="1">
        <w:r w:rsidRPr="007A05F4">
          <w:rPr>
            <w:rStyle w:val="Hyperlink"/>
            <w:rFonts w:cs="Arial"/>
            <w:noProof/>
          </w:rPr>
          <w:t>3.3.1.4</w:t>
        </w:r>
        <w:r>
          <w:rPr>
            <w:rFonts w:asciiTheme="minorHAnsi" w:eastAsiaTheme="minorEastAsia" w:hAnsiTheme="minorHAnsi" w:cstheme="minorBidi"/>
            <w:noProof/>
            <w:szCs w:val="22"/>
          </w:rPr>
          <w:tab/>
        </w:r>
        <w:r w:rsidRPr="007A05F4">
          <w:rPr>
            <w:rStyle w:val="Hyperlink"/>
            <w:rFonts w:cs="Arial"/>
            <w:noProof/>
          </w:rPr>
          <w:t>Material</w:t>
        </w:r>
        <w:r>
          <w:rPr>
            <w:noProof/>
            <w:webHidden/>
          </w:rPr>
          <w:tab/>
        </w:r>
        <w:r>
          <w:rPr>
            <w:noProof/>
            <w:webHidden/>
          </w:rPr>
          <w:fldChar w:fldCharType="begin"/>
        </w:r>
        <w:r>
          <w:rPr>
            <w:noProof/>
            <w:webHidden/>
          </w:rPr>
          <w:instrText xml:space="preserve"> PAGEREF _Toc199771622 \h </w:instrText>
        </w:r>
        <w:r>
          <w:rPr>
            <w:noProof/>
            <w:webHidden/>
          </w:rPr>
        </w:r>
        <w:r>
          <w:rPr>
            <w:noProof/>
            <w:webHidden/>
          </w:rPr>
          <w:fldChar w:fldCharType="separate"/>
        </w:r>
        <w:r>
          <w:rPr>
            <w:noProof/>
            <w:webHidden/>
          </w:rPr>
          <w:t>19</w:t>
        </w:r>
        <w:r>
          <w:rPr>
            <w:noProof/>
            <w:webHidden/>
          </w:rPr>
          <w:fldChar w:fldCharType="end"/>
        </w:r>
      </w:hyperlink>
    </w:p>
    <w:p w14:paraId="49010D38" w14:textId="2CD26FA0"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23" w:history="1">
        <w:r w:rsidRPr="007A05F4">
          <w:rPr>
            <w:rStyle w:val="Hyperlink"/>
            <w:rFonts w:cs="Arial"/>
            <w:noProof/>
          </w:rPr>
          <w:t>3.3.1.5</w:t>
        </w:r>
        <w:r>
          <w:rPr>
            <w:rFonts w:asciiTheme="minorHAnsi" w:eastAsiaTheme="minorEastAsia" w:hAnsiTheme="minorHAnsi" w:cstheme="minorBidi"/>
            <w:noProof/>
            <w:szCs w:val="22"/>
          </w:rPr>
          <w:tab/>
        </w:r>
        <w:r w:rsidRPr="007A05F4">
          <w:rPr>
            <w:rStyle w:val="Hyperlink"/>
            <w:rFonts w:cs="Arial"/>
            <w:noProof/>
          </w:rPr>
          <w:t>Infrastruktur</w:t>
        </w:r>
        <w:r>
          <w:rPr>
            <w:noProof/>
            <w:webHidden/>
          </w:rPr>
          <w:tab/>
        </w:r>
        <w:r>
          <w:rPr>
            <w:noProof/>
            <w:webHidden/>
          </w:rPr>
          <w:fldChar w:fldCharType="begin"/>
        </w:r>
        <w:r>
          <w:rPr>
            <w:noProof/>
            <w:webHidden/>
          </w:rPr>
          <w:instrText xml:space="preserve"> PAGEREF _Toc199771623 \h </w:instrText>
        </w:r>
        <w:r>
          <w:rPr>
            <w:noProof/>
            <w:webHidden/>
          </w:rPr>
        </w:r>
        <w:r>
          <w:rPr>
            <w:noProof/>
            <w:webHidden/>
          </w:rPr>
          <w:fldChar w:fldCharType="separate"/>
        </w:r>
        <w:r>
          <w:rPr>
            <w:noProof/>
            <w:webHidden/>
          </w:rPr>
          <w:t>20</w:t>
        </w:r>
        <w:r>
          <w:rPr>
            <w:noProof/>
            <w:webHidden/>
          </w:rPr>
          <w:fldChar w:fldCharType="end"/>
        </w:r>
      </w:hyperlink>
    </w:p>
    <w:p w14:paraId="486500A0" w14:textId="5787397D"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24" w:history="1">
        <w:r w:rsidRPr="007A05F4">
          <w:rPr>
            <w:rStyle w:val="Hyperlink"/>
            <w:rFonts w:cs="Arial"/>
            <w:noProof/>
          </w:rPr>
          <w:t>3.3.1.6</w:t>
        </w:r>
        <w:r>
          <w:rPr>
            <w:rFonts w:asciiTheme="minorHAnsi" w:eastAsiaTheme="minorEastAsia" w:hAnsiTheme="minorHAnsi" w:cstheme="minorBidi"/>
            <w:noProof/>
            <w:szCs w:val="22"/>
          </w:rPr>
          <w:tab/>
        </w:r>
        <w:r w:rsidRPr="007A05F4">
          <w:rPr>
            <w:rStyle w:val="Hyperlink"/>
            <w:rFonts w:cs="Arial"/>
            <w:noProof/>
          </w:rPr>
          <w:t>Sach- und Dienstleistungen</w:t>
        </w:r>
        <w:r>
          <w:rPr>
            <w:noProof/>
            <w:webHidden/>
          </w:rPr>
          <w:tab/>
        </w:r>
        <w:r>
          <w:rPr>
            <w:noProof/>
            <w:webHidden/>
          </w:rPr>
          <w:fldChar w:fldCharType="begin"/>
        </w:r>
        <w:r>
          <w:rPr>
            <w:noProof/>
            <w:webHidden/>
          </w:rPr>
          <w:instrText xml:space="preserve"> PAGEREF _Toc199771624 \h </w:instrText>
        </w:r>
        <w:r>
          <w:rPr>
            <w:noProof/>
            <w:webHidden/>
          </w:rPr>
        </w:r>
        <w:r>
          <w:rPr>
            <w:noProof/>
            <w:webHidden/>
          </w:rPr>
          <w:fldChar w:fldCharType="separate"/>
        </w:r>
        <w:r>
          <w:rPr>
            <w:noProof/>
            <w:webHidden/>
          </w:rPr>
          <w:t>20</w:t>
        </w:r>
        <w:r>
          <w:rPr>
            <w:noProof/>
            <w:webHidden/>
          </w:rPr>
          <w:fldChar w:fldCharType="end"/>
        </w:r>
      </w:hyperlink>
    </w:p>
    <w:p w14:paraId="65D5C773" w14:textId="2D5B1F8F" w:rsidR="002C472F" w:rsidRDefault="002C472F">
      <w:pPr>
        <w:pStyle w:val="Verzeichnis4"/>
        <w:tabs>
          <w:tab w:val="left" w:pos="1760"/>
          <w:tab w:val="right" w:leader="dot" w:pos="9062"/>
        </w:tabs>
        <w:rPr>
          <w:rFonts w:asciiTheme="minorHAnsi" w:eastAsiaTheme="minorEastAsia" w:hAnsiTheme="minorHAnsi" w:cstheme="minorBidi"/>
          <w:noProof/>
          <w:szCs w:val="22"/>
        </w:rPr>
      </w:pPr>
      <w:hyperlink w:anchor="_Toc199771625" w:history="1">
        <w:r w:rsidRPr="007A05F4">
          <w:rPr>
            <w:rStyle w:val="Hyperlink"/>
            <w:rFonts w:cs="Arial"/>
            <w:noProof/>
          </w:rPr>
          <w:t>3.3.1.7</w:t>
        </w:r>
        <w:r>
          <w:rPr>
            <w:rFonts w:asciiTheme="minorHAnsi" w:eastAsiaTheme="minorEastAsia" w:hAnsiTheme="minorHAnsi" w:cstheme="minorBidi"/>
            <w:noProof/>
            <w:szCs w:val="22"/>
          </w:rPr>
          <w:tab/>
        </w:r>
        <w:r w:rsidRPr="007A05F4">
          <w:rPr>
            <w:rStyle w:val="Hyperlink"/>
            <w:rFonts w:cs="Arial"/>
            <w:noProof/>
          </w:rPr>
          <w:t>Einnahmen</w:t>
        </w:r>
        <w:r>
          <w:rPr>
            <w:noProof/>
            <w:webHidden/>
          </w:rPr>
          <w:tab/>
        </w:r>
        <w:r>
          <w:rPr>
            <w:noProof/>
            <w:webHidden/>
          </w:rPr>
          <w:fldChar w:fldCharType="begin"/>
        </w:r>
        <w:r>
          <w:rPr>
            <w:noProof/>
            <w:webHidden/>
          </w:rPr>
          <w:instrText xml:space="preserve"> PAGEREF _Toc199771625 \h </w:instrText>
        </w:r>
        <w:r>
          <w:rPr>
            <w:noProof/>
            <w:webHidden/>
          </w:rPr>
        </w:r>
        <w:r>
          <w:rPr>
            <w:noProof/>
            <w:webHidden/>
          </w:rPr>
          <w:fldChar w:fldCharType="separate"/>
        </w:r>
        <w:r>
          <w:rPr>
            <w:noProof/>
            <w:webHidden/>
          </w:rPr>
          <w:t>21</w:t>
        </w:r>
        <w:r>
          <w:rPr>
            <w:noProof/>
            <w:webHidden/>
          </w:rPr>
          <w:fldChar w:fldCharType="end"/>
        </w:r>
      </w:hyperlink>
    </w:p>
    <w:p w14:paraId="55517200" w14:textId="58CFB601" w:rsidR="002C472F" w:rsidRDefault="002C472F">
      <w:pPr>
        <w:pStyle w:val="Verzeichnis1"/>
        <w:rPr>
          <w:rFonts w:asciiTheme="minorHAnsi" w:eastAsiaTheme="minorEastAsia" w:hAnsiTheme="minorHAnsi" w:cstheme="minorBidi"/>
          <w:noProof/>
          <w:szCs w:val="22"/>
        </w:rPr>
      </w:pPr>
      <w:hyperlink w:anchor="_Toc199771626" w:history="1">
        <w:r w:rsidRPr="007A05F4">
          <w:rPr>
            <w:rStyle w:val="Hyperlink"/>
            <w:rFonts w:cs="Arial"/>
            <w:b/>
            <w:noProof/>
          </w:rPr>
          <w:t>4</w:t>
        </w:r>
        <w:r>
          <w:rPr>
            <w:rFonts w:asciiTheme="minorHAnsi" w:eastAsiaTheme="minorEastAsia" w:hAnsiTheme="minorHAnsi" w:cstheme="minorBidi"/>
            <w:noProof/>
            <w:szCs w:val="22"/>
          </w:rPr>
          <w:tab/>
        </w:r>
        <w:r w:rsidRPr="007A05F4">
          <w:rPr>
            <w:rStyle w:val="Hyperlink"/>
            <w:rFonts w:cs="Arial"/>
            <w:b/>
            <w:noProof/>
          </w:rPr>
          <w:t>Annahmen</w:t>
        </w:r>
        <w:r>
          <w:rPr>
            <w:noProof/>
            <w:webHidden/>
          </w:rPr>
          <w:tab/>
        </w:r>
        <w:r>
          <w:rPr>
            <w:noProof/>
            <w:webHidden/>
          </w:rPr>
          <w:fldChar w:fldCharType="begin"/>
        </w:r>
        <w:r>
          <w:rPr>
            <w:noProof/>
            <w:webHidden/>
          </w:rPr>
          <w:instrText xml:space="preserve"> PAGEREF _Toc199771626 \h </w:instrText>
        </w:r>
        <w:r>
          <w:rPr>
            <w:noProof/>
            <w:webHidden/>
          </w:rPr>
        </w:r>
        <w:r>
          <w:rPr>
            <w:noProof/>
            <w:webHidden/>
          </w:rPr>
          <w:fldChar w:fldCharType="separate"/>
        </w:r>
        <w:r>
          <w:rPr>
            <w:noProof/>
            <w:webHidden/>
          </w:rPr>
          <w:t>21</w:t>
        </w:r>
        <w:r>
          <w:rPr>
            <w:noProof/>
            <w:webHidden/>
          </w:rPr>
          <w:fldChar w:fldCharType="end"/>
        </w:r>
      </w:hyperlink>
    </w:p>
    <w:p w14:paraId="308F4111" w14:textId="3144BB04" w:rsidR="002C472F" w:rsidRDefault="002C472F">
      <w:pPr>
        <w:pStyle w:val="Verzeichnis2"/>
        <w:rPr>
          <w:rFonts w:asciiTheme="minorHAnsi" w:hAnsiTheme="minorHAnsi"/>
          <w:noProof/>
        </w:rPr>
      </w:pPr>
      <w:hyperlink w:anchor="_Toc199771627" w:history="1">
        <w:r w:rsidRPr="007A05F4">
          <w:rPr>
            <w:rStyle w:val="Hyperlink"/>
            <w:rFonts w:cs="Arial"/>
            <w:noProof/>
          </w:rPr>
          <w:t>4.1</w:t>
        </w:r>
        <w:r>
          <w:rPr>
            <w:rFonts w:asciiTheme="minorHAnsi" w:hAnsiTheme="minorHAnsi"/>
            <w:noProof/>
          </w:rPr>
          <w:tab/>
        </w:r>
        <w:r w:rsidRPr="007A05F4">
          <w:rPr>
            <w:rStyle w:val="Hyperlink"/>
            <w:rFonts w:cs="Arial"/>
            <w:noProof/>
          </w:rPr>
          <w:t>Annahmen für alle Optionen</w:t>
        </w:r>
        <w:r>
          <w:rPr>
            <w:noProof/>
            <w:webHidden/>
          </w:rPr>
          <w:tab/>
        </w:r>
        <w:r>
          <w:rPr>
            <w:noProof/>
            <w:webHidden/>
          </w:rPr>
          <w:fldChar w:fldCharType="begin"/>
        </w:r>
        <w:r>
          <w:rPr>
            <w:noProof/>
            <w:webHidden/>
          </w:rPr>
          <w:instrText xml:space="preserve"> PAGEREF _Toc199771627 \h </w:instrText>
        </w:r>
        <w:r>
          <w:rPr>
            <w:noProof/>
            <w:webHidden/>
          </w:rPr>
        </w:r>
        <w:r>
          <w:rPr>
            <w:noProof/>
            <w:webHidden/>
          </w:rPr>
          <w:fldChar w:fldCharType="separate"/>
        </w:r>
        <w:r>
          <w:rPr>
            <w:noProof/>
            <w:webHidden/>
          </w:rPr>
          <w:t>21</w:t>
        </w:r>
        <w:r>
          <w:rPr>
            <w:noProof/>
            <w:webHidden/>
          </w:rPr>
          <w:fldChar w:fldCharType="end"/>
        </w:r>
      </w:hyperlink>
    </w:p>
    <w:p w14:paraId="02C00591" w14:textId="49D06471" w:rsidR="002C472F" w:rsidRDefault="002C472F">
      <w:pPr>
        <w:pStyle w:val="Verzeichnis2"/>
        <w:rPr>
          <w:rFonts w:asciiTheme="minorHAnsi" w:hAnsiTheme="minorHAnsi"/>
          <w:noProof/>
        </w:rPr>
      </w:pPr>
      <w:hyperlink w:anchor="_Toc199771628" w:history="1">
        <w:r w:rsidRPr="007A05F4">
          <w:rPr>
            <w:rStyle w:val="Hyperlink"/>
            <w:rFonts w:cs="Arial"/>
            <w:noProof/>
          </w:rPr>
          <w:t>4.2</w:t>
        </w:r>
        <w:r>
          <w:rPr>
            <w:rFonts w:asciiTheme="minorHAnsi" w:hAnsiTheme="minorHAnsi"/>
            <w:noProof/>
          </w:rPr>
          <w:tab/>
        </w:r>
        <w:r w:rsidRPr="007A05F4">
          <w:rPr>
            <w:rStyle w:val="Hyperlink"/>
            <w:rFonts w:cs="Arial"/>
            <w:noProof/>
          </w:rPr>
          <w:t>Annahmen für bestimmte Optionen</w:t>
        </w:r>
        <w:r>
          <w:rPr>
            <w:noProof/>
            <w:webHidden/>
          </w:rPr>
          <w:tab/>
        </w:r>
        <w:r>
          <w:rPr>
            <w:noProof/>
            <w:webHidden/>
          </w:rPr>
          <w:fldChar w:fldCharType="begin"/>
        </w:r>
        <w:r>
          <w:rPr>
            <w:noProof/>
            <w:webHidden/>
          </w:rPr>
          <w:instrText xml:space="preserve"> PAGEREF _Toc199771628 \h </w:instrText>
        </w:r>
        <w:r>
          <w:rPr>
            <w:noProof/>
            <w:webHidden/>
          </w:rPr>
        </w:r>
        <w:r>
          <w:rPr>
            <w:noProof/>
            <w:webHidden/>
          </w:rPr>
          <w:fldChar w:fldCharType="separate"/>
        </w:r>
        <w:r>
          <w:rPr>
            <w:noProof/>
            <w:webHidden/>
          </w:rPr>
          <w:t>21</w:t>
        </w:r>
        <w:r>
          <w:rPr>
            <w:noProof/>
            <w:webHidden/>
          </w:rPr>
          <w:fldChar w:fldCharType="end"/>
        </w:r>
      </w:hyperlink>
    </w:p>
    <w:p w14:paraId="1BA23DBB" w14:textId="4BE20787" w:rsidR="002C472F" w:rsidRDefault="002C472F">
      <w:pPr>
        <w:pStyle w:val="Verzeichnis2"/>
        <w:rPr>
          <w:rFonts w:asciiTheme="minorHAnsi" w:hAnsiTheme="minorHAnsi"/>
          <w:noProof/>
        </w:rPr>
      </w:pPr>
      <w:hyperlink w:anchor="_Toc199771629" w:history="1">
        <w:r w:rsidRPr="007A05F4">
          <w:rPr>
            <w:rStyle w:val="Hyperlink"/>
            <w:rFonts w:cs="Arial"/>
            <w:noProof/>
          </w:rPr>
          <w:t>4.3</w:t>
        </w:r>
        <w:r>
          <w:rPr>
            <w:rFonts w:asciiTheme="minorHAnsi" w:hAnsiTheme="minorHAnsi"/>
            <w:noProof/>
          </w:rPr>
          <w:tab/>
        </w:r>
        <w:r w:rsidRPr="007A05F4">
          <w:rPr>
            <w:rStyle w:val="Hyperlink"/>
            <w:rFonts w:cs="Arial"/>
            <w:noProof/>
          </w:rPr>
          <w:t>Annahmen für die Berechnung der Option</w:t>
        </w:r>
        <w:r>
          <w:rPr>
            <w:noProof/>
            <w:webHidden/>
          </w:rPr>
          <w:tab/>
        </w:r>
        <w:r>
          <w:rPr>
            <w:noProof/>
            <w:webHidden/>
          </w:rPr>
          <w:fldChar w:fldCharType="begin"/>
        </w:r>
        <w:r>
          <w:rPr>
            <w:noProof/>
            <w:webHidden/>
          </w:rPr>
          <w:instrText xml:space="preserve"> PAGEREF _Toc199771629 \h </w:instrText>
        </w:r>
        <w:r>
          <w:rPr>
            <w:noProof/>
            <w:webHidden/>
          </w:rPr>
        </w:r>
        <w:r>
          <w:rPr>
            <w:noProof/>
            <w:webHidden/>
          </w:rPr>
          <w:fldChar w:fldCharType="separate"/>
        </w:r>
        <w:r>
          <w:rPr>
            <w:noProof/>
            <w:webHidden/>
          </w:rPr>
          <w:t>21</w:t>
        </w:r>
        <w:r>
          <w:rPr>
            <w:noProof/>
            <w:webHidden/>
          </w:rPr>
          <w:fldChar w:fldCharType="end"/>
        </w:r>
      </w:hyperlink>
    </w:p>
    <w:p w14:paraId="3A26EF4D" w14:textId="7D654197" w:rsidR="002C472F" w:rsidRDefault="002C472F">
      <w:pPr>
        <w:pStyle w:val="Verzeichnis1"/>
        <w:rPr>
          <w:rFonts w:asciiTheme="minorHAnsi" w:eastAsiaTheme="minorEastAsia" w:hAnsiTheme="minorHAnsi" w:cstheme="minorBidi"/>
          <w:noProof/>
          <w:szCs w:val="22"/>
        </w:rPr>
      </w:pPr>
      <w:hyperlink w:anchor="_Toc199771630" w:history="1">
        <w:r w:rsidRPr="007A05F4">
          <w:rPr>
            <w:rStyle w:val="Hyperlink"/>
            <w:rFonts w:cs="Arial"/>
            <w:b/>
            <w:noProof/>
          </w:rPr>
          <w:t>5</w:t>
        </w:r>
        <w:r>
          <w:rPr>
            <w:rFonts w:asciiTheme="minorHAnsi" w:eastAsiaTheme="minorEastAsia" w:hAnsiTheme="minorHAnsi" w:cstheme="minorBidi"/>
            <w:noProof/>
            <w:szCs w:val="22"/>
          </w:rPr>
          <w:tab/>
        </w:r>
        <w:r w:rsidRPr="007A05F4">
          <w:rPr>
            <w:rStyle w:val="Hyperlink"/>
            <w:rFonts w:cs="Arial"/>
            <w:b/>
            <w:noProof/>
          </w:rPr>
          <w:t>Berechnung der Optionen der Bedarfsdeckung</w:t>
        </w:r>
        <w:r>
          <w:rPr>
            <w:noProof/>
            <w:webHidden/>
          </w:rPr>
          <w:tab/>
        </w:r>
        <w:r>
          <w:rPr>
            <w:noProof/>
            <w:webHidden/>
          </w:rPr>
          <w:fldChar w:fldCharType="begin"/>
        </w:r>
        <w:r>
          <w:rPr>
            <w:noProof/>
            <w:webHidden/>
          </w:rPr>
          <w:instrText xml:space="preserve"> PAGEREF _Toc199771630 \h </w:instrText>
        </w:r>
        <w:r>
          <w:rPr>
            <w:noProof/>
            <w:webHidden/>
          </w:rPr>
        </w:r>
        <w:r>
          <w:rPr>
            <w:noProof/>
            <w:webHidden/>
          </w:rPr>
          <w:fldChar w:fldCharType="separate"/>
        </w:r>
        <w:r>
          <w:rPr>
            <w:noProof/>
            <w:webHidden/>
          </w:rPr>
          <w:t>22</w:t>
        </w:r>
        <w:r>
          <w:rPr>
            <w:noProof/>
            <w:webHidden/>
          </w:rPr>
          <w:fldChar w:fldCharType="end"/>
        </w:r>
      </w:hyperlink>
    </w:p>
    <w:p w14:paraId="02B72894" w14:textId="12C7BFD1" w:rsidR="002C472F" w:rsidRDefault="002C472F">
      <w:pPr>
        <w:pStyle w:val="Verzeichnis2"/>
        <w:rPr>
          <w:rFonts w:asciiTheme="minorHAnsi" w:hAnsiTheme="minorHAnsi"/>
          <w:noProof/>
        </w:rPr>
      </w:pPr>
      <w:hyperlink w:anchor="_Toc199771631" w:history="1">
        <w:r w:rsidRPr="007A05F4">
          <w:rPr>
            <w:rStyle w:val="Hyperlink"/>
            <w:rFonts w:cs="Arial"/>
            <w:noProof/>
          </w:rPr>
          <w:t>5.1</w:t>
        </w:r>
        <w:r>
          <w:rPr>
            <w:rFonts w:asciiTheme="minorHAnsi" w:hAnsiTheme="minorHAnsi"/>
            <w:noProof/>
          </w:rPr>
          <w:tab/>
        </w:r>
        <w:r w:rsidRPr="007A05F4">
          <w:rPr>
            <w:rStyle w:val="Hyperlink"/>
            <w:rFonts w:cs="Arial"/>
            <w:noProof/>
          </w:rPr>
          <w:t>Berechnung der Option Aufbau der Kristallzucht am Fraunhofer IOSB in Ettlingen</w:t>
        </w:r>
        <w:r>
          <w:rPr>
            <w:noProof/>
            <w:webHidden/>
          </w:rPr>
          <w:tab/>
        </w:r>
        <w:r>
          <w:rPr>
            <w:noProof/>
            <w:webHidden/>
          </w:rPr>
          <w:fldChar w:fldCharType="begin"/>
        </w:r>
        <w:r>
          <w:rPr>
            <w:noProof/>
            <w:webHidden/>
          </w:rPr>
          <w:instrText xml:space="preserve"> PAGEREF _Toc199771631 \h </w:instrText>
        </w:r>
        <w:r>
          <w:rPr>
            <w:noProof/>
            <w:webHidden/>
          </w:rPr>
        </w:r>
        <w:r>
          <w:rPr>
            <w:noProof/>
            <w:webHidden/>
          </w:rPr>
          <w:fldChar w:fldCharType="separate"/>
        </w:r>
        <w:r>
          <w:rPr>
            <w:noProof/>
            <w:webHidden/>
          </w:rPr>
          <w:t>22</w:t>
        </w:r>
        <w:r>
          <w:rPr>
            <w:noProof/>
            <w:webHidden/>
          </w:rPr>
          <w:fldChar w:fldCharType="end"/>
        </w:r>
      </w:hyperlink>
    </w:p>
    <w:p w14:paraId="479C73CE" w14:textId="50AE59C2" w:rsidR="002C472F" w:rsidRDefault="002C472F">
      <w:pPr>
        <w:pStyle w:val="Verzeichnis2"/>
        <w:rPr>
          <w:rFonts w:asciiTheme="minorHAnsi" w:hAnsiTheme="minorHAnsi"/>
          <w:noProof/>
        </w:rPr>
      </w:pPr>
      <w:hyperlink w:anchor="_Toc199771632" w:history="1">
        <w:r w:rsidRPr="007A05F4">
          <w:rPr>
            <w:rStyle w:val="Hyperlink"/>
            <w:rFonts w:cs="Arial"/>
            <w:noProof/>
          </w:rPr>
          <w:t>5.2</w:t>
        </w:r>
        <w:r>
          <w:rPr>
            <w:rFonts w:asciiTheme="minorHAnsi" w:hAnsiTheme="minorHAnsi"/>
            <w:noProof/>
          </w:rPr>
          <w:tab/>
        </w:r>
        <w:r w:rsidRPr="007A05F4">
          <w:rPr>
            <w:rStyle w:val="Hyperlink"/>
            <w:rFonts w:cs="Arial"/>
            <w:noProof/>
          </w:rPr>
          <w:t>Kapitalwerte ohne Risiko</w:t>
        </w:r>
        <w:r>
          <w:rPr>
            <w:noProof/>
            <w:webHidden/>
          </w:rPr>
          <w:tab/>
        </w:r>
        <w:r>
          <w:rPr>
            <w:noProof/>
            <w:webHidden/>
          </w:rPr>
          <w:fldChar w:fldCharType="begin"/>
        </w:r>
        <w:r>
          <w:rPr>
            <w:noProof/>
            <w:webHidden/>
          </w:rPr>
          <w:instrText xml:space="preserve"> PAGEREF _Toc199771632 \h </w:instrText>
        </w:r>
        <w:r>
          <w:rPr>
            <w:noProof/>
            <w:webHidden/>
          </w:rPr>
        </w:r>
        <w:r>
          <w:rPr>
            <w:noProof/>
            <w:webHidden/>
          </w:rPr>
          <w:fldChar w:fldCharType="separate"/>
        </w:r>
        <w:r>
          <w:rPr>
            <w:noProof/>
            <w:webHidden/>
          </w:rPr>
          <w:t>23</w:t>
        </w:r>
        <w:r>
          <w:rPr>
            <w:noProof/>
            <w:webHidden/>
          </w:rPr>
          <w:fldChar w:fldCharType="end"/>
        </w:r>
      </w:hyperlink>
    </w:p>
    <w:p w14:paraId="58138EF6" w14:textId="39574CC6" w:rsidR="002C472F" w:rsidRDefault="002C472F">
      <w:pPr>
        <w:pStyle w:val="Verzeichnis2"/>
        <w:rPr>
          <w:rFonts w:asciiTheme="minorHAnsi" w:hAnsiTheme="minorHAnsi"/>
          <w:noProof/>
        </w:rPr>
      </w:pPr>
      <w:hyperlink w:anchor="_Toc199771633" w:history="1">
        <w:r w:rsidRPr="007A05F4">
          <w:rPr>
            <w:rStyle w:val="Hyperlink"/>
            <w:rFonts w:cs="Arial"/>
            <w:noProof/>
          </w:rPr>
          <w:t>5.3</w:t>
        </w:r>
        <w:r>
          <w:rPr>
            <w:rFonts w:asciiTheme="minorHAnsi" w:hAnsiTheme="minorHAnsi"/>
            <w:noProof/>
          </w:rPr>
          <w:tab/>
        </w:r>
        <w:r w:rsidRPr="007A05F4">
          <w:rPr>
            <w:rStyle w:val="Hyperlink"/>
            <w:rFonts w:cs="Arial"/>
            <w:noProof/>
          </w:rPr>
          <w:t>Risikobetrachtung</w:t>
        </w:r>
        <w:r>
          <w:rPr>
            <w:noProof/>
            <w:webHidden/>
          </w:rPr>
          <w:tab/>
        </w:r>
        <w:r>
          <w:rPr>
            <w:noProof/>
            <w:webHidden/>
          </w:rPr>
          <w:fldChar w:fldCharType="begin"/>
        </w:r>
        <w:r>
          <w:rPr>
            <w:noProof/>
            <w:webHidden/>
          </w:rPr>
          <w:instrText xml:space="preserve"> PAGEREF _Toc199771633 \h </w:instrText>
        </w:r>
        <w:r>
          <w:rPr>
            <w:noProof/>
            <w:webHidden/>
          </w:rPr>
        </w:r>
        <w:r>
          <w:rPr>
            <w:noProof/>
            <w:webHidden/>
          </w:rPr>
          <w:fldChar w:fldCharType="separate"/>
        </w:r>
        <w:r>
          <w:rPr>
            <w:noProof/>
            <w:webHidden/>
          </w:rPr>
          <w:t>23</w:t>
        </w:r>
        <w:r>
          <w:rPr>
            <w:noProof/>
            <w:webHidden/>
          </w:rPr>
          <w:fldChar w:fldCharType="end"/>
        </w:r>
      </w:hyperlink>
    </w:p>
    <w:p w14:paraId="01605E25" w14:textId="62914FEE" w:rsidR="002C472F" w:rsidRDefault="002C472F">
      <w:pPr>
        <w:pStyle w:val="Verzeichnis3"/>
        <w:tabs>
          <w:tab w:val="left" w:pos="1320"/>
          <w:tab w:val="right" w:leader="dot" w:pos="9062"/>
        </w:tabs>
        <w:rPr>
          <w:rFonts w:asciiTheme="minorHAnsi" w:hAnsiTheme="minorHAnsi"/>
          <w:noProof/>
        </w:rPr>
      </w:pPr>
      <w:hyperlink w:anchor="_Toc199771634" w:history="1">
        <w:r w:rsidRPr="007A05F4">
          <w:rPr>
            <w:rStyle w:val="Hyperlink"/>
            <w:rFonts w:cs="Arial"/>
            <w:noProof/>
          </w:rPr>
          <w:t>5.3.1</w:t>
        </w:r>
        <w:r>
          <w:rPr>
            <w:rFonts w:asciiTheme="minorHAnsi" w:hAnsiTheme="minorHAnsi"/>
            <w:noProof/>
          </w:rPr>
          <w:tab/>
        </w:r>
        <w:r w:rsidRPr="007A05F4">
          <w:rPr>
            <w:rStyle w:val="Hyperlink"/>
            <w:rFonts w:cs="Arial"/>
            <w:noProof/>
          </w:rPr>
          <w:t>Risikoidentifizierung</w:t>
        </w:r>
        <w:r>
          <w:rPr>
            <w:noProof/>
            <w:webHidden/>
          </w:rPr>
          <w:tab/>
        </w:r>
        <w:r>
          <w:rPr>
            <w:noProof/>
            <w:webHidden/>
          </w:rPr>
          <w:fldChar w:fldCharType="begin"/>
        </w:r>
        <w:r>
          <w:rPr>
            <w:noProof/>
            <w:webHidden/>
          </w:rPr>
          <w:instrText xml:space="preserve"> PAGEREF _Toc199771634 \h </w:instrText>
        </w:r>
        <w:r>
          <w:rPr>
            <w:noProof/>
            <w:webHidden/>
          </w:rPr>
        </w:r>
        <w:r>
          <w:rPr>
            <w:noProof/>
            <w:webHidden/>
          </w:rPr>
          <w:fldChar w:fldCharType="separate"/>
        </w:r>
        <w:r>
          <w:rPr>
            <w:noProof/>
            <w:webHidden/>
          </w:rPr>
          <w:t>23</w:t>
        </w:r>
        <w:r>
          <w:rPr>
            <w:noProof/>
            <w:webHidden/>
          </w:rPr>
          <w:fldChar w:fldCharType="end"/>
        </w:r>
      </w:hyperlink>
    </w:p>
    <w:p w14:paraId="69085EB2" w14:textId="636BFC08" w:rsidR="002C472F" w:rsidRDefault="002C472F">
      <w:pPr>
        <w:pStyle w:val="Verzeichnis3"/>
        <w:tabs>
          <w:tab w:val="left" w:pos="1320"/>
          <w:tab w:val="right" w:leader="dot" w:pos="9062"/>
        </w:tabs>
        <w:rPr>
          <w:rFonts w:asciiTheme="minorHAnsi" w:hAnsiTheme="minorHAnsi"/>
          <w:noProof/>
        </w:rPr>
      </w:pPr>
      <w:hyperlink w:anchor="_Toc199771635" w:history="1">
        <w:r w:rsidRPr="007A05F4">
          <w:rPr>
            <w:rStyle w:val="Hyperlink"/>
            <w:rFonts w:cs="Arial"/>
            <w:noProof/>
          </w:rPr>
          <w:t>5.3.2</w:t>
        </w:r>
        <w:r>
          <w:rPr>
            <w:rFonts w:asciiTheme="minorHAnsi" w:hAnsiTheme="minorHAnsi"/>
            <w:noProof/>
          </w:rPr>
          <w:tab/>
        </w:r>
        <w:r w:rsidRPr="007A05F4">
          <w:rPr>
            <w:rStyle w:val="Hyperlink"/>
            <w:rFonts w:cs="Arial"/>
            <w:noProof/>
          </w:rPr>
          <w:t>Risikoverteilung</w:t>
        </w:r>
        <w:r>
          <w:rPr>
            <w:noProof/>
            <w:webHidden/>
          </w:rPr>
          <w:tab/>
        </w:r>
        <w:r>
          <w:rPr>
            <w:noProof/>
            <w:webHidden/>
          </w:rPr>
          <w:fldChar w:fldCharType="begin"/>
        </w:r>
        <w:r>
          <w:rPr>
            <w:noProof/>
            <w:webHidden/>
          </w:rPr>
          <w:instrText xml:space="preserve"> PAGEREF _Toc199771635 \h </w:instrText>
        </w:r>
        <w:r>
          <w:rPr>
            <w:noProof/>
            <w:webHidden/>
          </w:rPr>
        </w:r>
        <w:r>
          <w:rPr>
            <w:noProof/>
            <w:webHidden/>
          </w:rPr>
          <w:fldChar w:fldCharType="separate"/>
        </w:r>
        <w:r>
          <w:rPr>
            <w:noProof/>
            <w:webHidden/>
          </w:rPr>
          <w:t>23</w:t>
        </w:r>
        <w:r>
          <w:rPr>
            <w:noProof/>
            <w:webHidden/>
          </w:rPr>
          <w:fldChar w:fldCharType="end"/>
        </w:r>
      </w:hyperlink>
    </w:p>
    <w:p w14:paraId="0125C7C8" w14:textId="38F3359D" w:rsidR="002C472F" w:rsidRDefault="002C472F">
      <w:pPr>
        <w:pStyle w:val="Verzeichnis3"/>
        <w:tabs>
          <w:tab w:val="left" w:pos="1320"/>
          <w:tab w:val="right" w:leader="dot" w:pos="9062"/>
        </w:tabs>
        <w:rPr>
          <w:rFonts w:asciiTheme="minorHAnsi" w:hAnsiTheme="minorHAnsi"/>
          <w:noProof/>
        </w:rPr>
      </w:pPr>
      <w:hyperlink w:anchor="_Toc199771636" w:history="1">
        <w:r w:rsidRPr="007A05F4">
          <w:rPr>
            <w:rStyle w:val="Hyperlink"/>
            <w:rFonts w:cs="Arial"/>
            <w:noProof/>
          </w:rPr>
          <w:t>5.3.3</w:t>
        </w:r>
        <w:r>
          <w:rPr>
            <w:rFonts w:asciiTheme="minorHAnsi" w:hAnsiTheme="minorHAnsi"/>
            <w:noProof/>
          </w:rPr>
          <w:tab/>
        </w:r>
        <w:r w:rsidRPr="007A05F4">
          <w:rPr>
            <w:rStyle w:val="Hyperlink"/>
            <w:rFonts w:cs="Arial"/>
            <w:noProof/>
          </w:rPr>
          <w:t>Monetäre Risikobewertung</w:t>
        </w:r>
        <w:r>
          <w:rPr>
            <w:noProof/>
            <w:webHidden/>
          </w:rPr>
          <w:tab/>
        </w:r>
        <w:r>
          <w:rPr>
            <w:noProof/>
            <w:webHidden/>
          </w:rPr>
          <w:fldChar w:fldCharType="begin"/>
        </w:r>
        <w:r>
          <w:rPr>
            <w:noProof/>
            <w:webHidden/>
          </w:rPr>
          <w:instrText xml:space="preserve"> PAGEREF _Toc199771636 \h </w:instrText>
        </w:r>
        <w:r>
          <w:rPr>
            <w:noProof/>
            <w:webHidden/>
          </w:rPr>
        </w:r>
        <w:r>
          <w:rPr>
            <w:noProof/>
            <w:webHidden/>
          </w:rPr>
          <w:fldChar w:fldCharType="separate"/>
        </w:r>
        <w:r>
          <w:rPr>
            <w:noProof/>
            <w:webHidden/>
          </w:rPr>
          <w:t>23</w:t>
        </w:r>
        <w:r>
          <w:rPr>
            <w:noProof/>
            <w:webHidden/>
          </w:rPr>
          <w:fldChar w:fldCharType="end"/>
        </w:r>
      </w:hyperlink>
    </w:p>
    <w:p w14:paraId="216DFEED" w14:textId="246D54C7" w:rsidR="002C472F" w:rsidRDefault="002C472F">
      <w:pPr>
        <w:pStyle w:val="Verzeichnis2"/>
        <w:rPr>
          <w:rFonts w:asciiTheme="minorHAnsi" w:hAnsiTheme="minorHAnsi"/>
          <w:noProof/>
        </w:rPr>
      </w:pPr>
      <w:hyperlink w:anchor="_Toc199771637" w:history="1">
        <w:r w:rsidRPr="007A05F4">
          <w:rPr>
            <w:rStyle w:val="Hyperlink"/>
            <w:rFonts w:cs="Arial"/>
            <w:noProof/>
          </w:rPr>
          <w:t>5.4</w:t>
        </w:r>
        <w:r>
          <w:rPr>
            <w:rFonts w:asciiTheme="minorHAnsi" w:hAnsiTheme="minorHAnsi"/>
            <w:noProof/>
          </w:rPr>
          <w:tab/>
        </w:r>
        <w:r w:rsidRPr="007A05F4">
          <w:rPr>
            <w:rStyle w:val="Hyperlink"/>
            <w:rFonts w:cs="Arial"/>
            <w:noProof/>
          </w:rPr>
          <w:t>Kapitalwert mit Risiko</w:t>
        </w:r>
        <w:r>
          <w:rPr>
            <w:noProof/>
            <w:webHidden/>
          </w:rPr>
          <w:tab/>
        </w:r>
        <w:r>
          <w:rPr>
            <w:noProof/>
            <w:webHidden/>
          </w:rPr>
          <w:fldChar w:fldCharType="begin"/>
        </w:r>
        <w:r>
          <w:rPr>
            <w:noProof/>
            <w:webHidden/>
          </w:rPr>
          <w:instrText xml:space="preserve"> PAGEREF _Toc199771637 \h </w:instrText>
        </w:r>
        <w:r>
          <w:rPr>
            <w:noProof/>
            <w:webHidden/>
          </w:rPr>
        </w:r>
        <w:r>
          <w:rPr>
            <w:noProof/>
            <w:webHidden/>
          </w:rPr>
          <w:fldChar w:fldCharType="separate"/>
        </w:r>
        <w:r>
          <w:rPr>
            <w:noProof/>
            <w:webHidden/>
          </w:rPr>
          <w:t>24</w:t>
        </w:r>
        <w:r>
          <w:rPr>
            <w:noProof/>
            <w:webHidden/>
          </w:rPr>
          <w:fldChar w:fldCharType="end"/>
        </w:r>
      </w:hyperlink>
    </w:p>
    <w:p w14:paraId="13D99794" w14:textId="655EA00B" w:rsidR="002C472F" w:rsidRDefault="002C472F">
      <w:pPr>
        <w:pStyle w:val="Verzeichnis1"/>
        <w:rPr>
          <w:rFonts w:asciiTheme="minorHAnsi" w:eastAsiaTheme="minorEastAsia" w:hAnsiTheme="minorHAnsi" w:cstheme="minorBidi"/>
          <w:noProof/>
          <w:szCs w:val="22"/>
        </w:rPr>
      </w:pPr>
      <w:hyperlink w:anchor="_Toc199771638" w:history="1">
        <w:r w:rsidRPr="007A05F4">
          <w:rPr>
            <w:rStyle w:val="Hyperlink"/>
            <w:rFonts w:cs="Arial"/>
            <w:b/>
            <w:noProof/>
          </w:rPr>
          <w:t>6</w:t>
        </w:r>
        <w:r>
          <w:rPr>
            <w:rFonts w:asciiTheme="minorHAnsi" w:eastAsiaTheme="minorEastAsia" w:hAnsiTheme="minorHAnsi" w:cstheme="minorBidi"/>
            <w:noProof/>
            <w:szCs w:val="22"/>
          </w:rPr>
          <w:tab/>
        </w:r>
        <w:r w:rsidRPr="007A05F4">
          <w:rPr>
            <w:rStyle w:val="Hyperlink"/>
            <w:rFonts w:cs="Arial"/>
            <w:b/>
            <w:noProof/>
          </w:rPr>
          <w:t>Vergleich der Optionen</w:t>
        </w:r>
        <w:r>
          <w:rPr>
            <w:noProof/>
            <w:webHidden/>
          </w:rPr>
          <w:tab/>
        </w:r>
        <w:r>
          <w:rPr>
            <w:noProof/>
            <w:webHidden/>
          </w:rPr>
          <w:fldChar w:fldCharType="begin"/>
        </w:r>
        <w:r>
          <w:rPr>
            <w:noProof/>
            <w:webHidden/>
          </w:rPr>
          <w:instrText xml:space="preserve"> PAGEREF _Toc199771638 \h </w:instrText>
        </w:r>
        <w:r>
          <w:rPr>
            <w:noProof/>
            <w:webHidden/>
          </w:rPr>
        </w:r>
        <w:r>
          <w:rPr>
            <w:noProof/>
            <w:webHidden/>
          </w:rPr>
          <w:fldChar w:fldCharType="separate"/>
        </w:r>
        <w:r>
          <w:rPr>
            <w:noProof/>
            <w:webHidden/>
          </w:rPr>
          <w:t>24</w:t>
        </w:r>
        <w:r>
          <w:rPr>
            <w:noProof/>
            <w:webHidden/>
          </w:rPr>
          <w:fldChar w:fldCharType="end"/>
        </w:r>
      </w:hyperlink>
    </w:p>
    <w:p w14:paraId="1D98C0B4" w14:textId="47638167" w:rsidR="002C472F" w:rsidRDefault="002C472F">
      <w:pPr>
        <w:pStyle w:val="Verzeichnis1"/>
        <w:rPr>
          <w:rFonts w:asciiTheme="minorHAnsi" w:eastAsiaTheme="minorEastAsia" w:hAnsiTheme="minorHAnsi" w:cstheme="minorBidi"/>
          <w:noProof/>
          <w:szCs w:val="22"/>
        </w:rPr>
      </w:pPr>
      <w:hyperlink w:anchor="_Toc199771639" w:history="1">
        <w:r w:rsidRPr="007A05F4">
          <w:rPr>
            <w:rStyle w:val="Hyperlink"/>
            <w:rFonts w:cs="Arial"/>
            <w:b/>
            <w:noProof/>
          </w:rPr>
          <w:t>7</w:t>
        </w:r>
        <w:r>
          <w:rPr>
            <w:rFonts w:asciiTheme="minorHAnsi" w:eastAsiaTheme="minorEastAsia" w:hAnsiTheme="minorHAnsi" w:cstheme="minorBidi"/>
            <w:noProof/>
            <w:szCs w:val="22"/>
          </w:rPr>
          <w:tab/>
        </w:r>
        <w:r w:rsidRPr="007A05F4">
          <w:rPr>
            <w:rStyle w:val="Hyperlink"/>
            <w:rFonts w:cs="Arial"/>
            <w:b/>
            <w:noProof/>
          </w:rPr>
          <w:t>Sensitivitätsanalyse</w:t>
        </w:r>
        <w:r>
          <w:rPr>
            <w:noProof/>
            <w:webHidden/>
          </w:rPr>
          <w:tab/>
        </w:r>
        <w:r>
          <w:rPr>
            <w:noProof/>
            <w:webHidden/>
          </w:rPr>
          <w:fldChar w:fldCharType="begin"/>
        </w:r>
        <w:r>
          <w:rPr>
            <w:noProof/>
            <w:webHidden/>
          </w:rPr>
          <w:instrText xml:space="preserve"> PAGEREF _Toc199771639 \h </w:instrText>
        </w:r>
        <w:r>
          <w:rPr>
            <w:noProof/>
            <w:webHidden/>
          </w:rPr>
        </w:r>
        <w:r>
          <w:rPr>
            <w:noProof/>
            <w:webHidden/>
          </w:rPr>
          <w:fldChar w:fldCharType="separate"/>
        </w:r>
        <w:r>
          <w:rPr>
            <w:noProof/>
            <w:webHidden/>
          </w:rPr>
          <w:t>24</w:t>
        </w:r>
        <w:r>
          <w:rPr>
            <w:noProof/>
            <w:webHidden/>
          </w:rPr>
          <w:fldChar w:fldCharType="end"/>
        </w:r>
      </w:hyperlink>
    </w:p>
    <w:p w14:paraId="08257081" w14:textId="653D9A73" w:rsidR="002C472F" w:rsidRDefault="002C472F">
      <w:pPr>
        <w:pStyle w:val="Verzeichnis1"/>
        <w:rPr>
          <w:rFonts w:asciiTheme="minorHAnsi" w:eastAsiaTheme="minorEastAsia" w:hAnsiTheme="minorHAnsi" w:cstheme="minorBidi"/>
          <w:noProof/>
          <w:szCs w:val="22"/>
        </w:rPr>
      </w:pPr>
      <w:hyperlink w:anchor="_Toc199771640" w:history="1">
        <w:r w:rsidRPr="007A05F4">
          <w:rPr>
            <w:rStyle w:val="Hyperlink"/>
            <w:rFonts w:cs="Arial"/>
            <w:b/>
            <w:i/>
            <w:noProof/>
          </w:rPr>
          <w:t>8</w:t>
        </w:r>
        <w:r>
          <w:rPr>
            <w:rFonts w:asciiTheme="minorHAnsi" w:eastAsiaTheme="minorEastAsia" w:hAnsiTheme="minorHAnsi" w:cstheme="minorBidi"/>
            <w:noProof/>
            <w:szCs w:val="22"/>
          </w:rPr>
          <w:tab/>
        </w:r>
        <w:r w:rsidRPr="007A05F4">
          <w:rPr>
            <w:rStyle w:val="Hyperlink"/>
            <w:rFonts w:cs="Arial"/>
            <w:b/>
            <w:i/>
            <w:noProof/>
          </w:rPr>
          <w:t>Nicht monetäre Faktoren</w:t>
        </w:r>
        <w:r>
          <w:rPr>
            <w:noProof/>
            <w:webHidden/>
          </w:rPr>
          <w:tab/>
        </w:r>
        <w:r>
          <w:rPr>
            <w:noProof/>
            <w:webHidden/>
          </w:rPr>
          <w:fldChar w:fldCharType="begin"/>
        </w:r>
        <w:r>
          <w:rPr>
            <w:noProof/>
            <w:webHidden/>
          </w:rPr>
          <w:instrText xml:space="preserve"> PAGEREF _Toc199771640 \h </w:instrText>
        </w:r>
        <w:r>
          <w:rPr>
            <w:noProof/>
            <w:webHidden/>
          </w:rPr>
        </w:r>
        <w:r>
          <w:rPr>
            <w:noProof/>
            <w:webHidden/>
          </w:rPr>
          <w:fldChar w:fldCharType="separate"/>
        </w:r>
        <w:r>
          <w:rPr>
            <w:noProof/>
            <w:webHidden/>
          </w:rPr>
          <w:t>24</w:t>
        </w:r>
        <w:r>
          <w:rPr>
            <w:noProof/>
            <w:webHidden/>
          </w:rPr>
          <w:fldChar w:fldCharType="end"/>
        </w:r>
      </w:hyperlink>
    </w:p>
    <w:p w14:paraId="1F59BC0D" w14:textId="14D2736A" w:rsidR="002C472F" w:rsidRDefault="002C472F">
      <w:pPr>
        <w:pStyle w:val="Verzeichnis1"/>
        <w:rPr>
          <w:rFonts w:asciiTheme="minorHAnsi" w:eastAsiaTheme="minorEastAsia" w:hAnsiTheme="minorHAnsi" w:cstheme="minorBidi"/>
          <w:noProof/>
          <w:szCs w:val="22"/>
        </w:rPr>
      </w:pPr>
      <w:hyperlink w:anchor="_Toc199771641" w:history="1">
        <w:r w:rsidRPr="007A05F4">
          <w:rPr>
            <w:rStyle w:val="Hyperlink"/>
            <w:rFonts w:cs="Arial"/>
            <w:b/>
            <w:noProof/>
          </w:rPr>
          <w:t>9</w:t>
        </w:r>
        <w:r>
          <w:rPr>
            <w:rFonts w:asciiTheme="minorHAnsi" w:eastAsiaTheme="minorEastAsia" w:hAnsiTheme="minorHAnsi" w:cstheme="minorBidi"/>
            <w:noProof/>
            <w:szCs w:val="22"/>
          </w:rPr>
          <w:tab/>
        </w:r>
        <w:r w:rsidRPr="007A05F4">
          <w:rPr>
            <w:rStyle w:val="Hyperlink"/>
            <w:rFonts w:cs="Arial"/>
            <w:b/>
            <w:noProof/>
          </w:rPr>
          <w:t>Entscheidungsvorschlag</w:t>
        </w:r>
        <w:r>
          <w:rPr>
            <w:noProof/>
            <w:webHidden/>
          </w:rPr>
          <w:tab/>
        </w:r>
        <w:r>
          <w:rPr>
            <w:noProof/>
            <w:webHidden/>
          </w:rPr>
          <w:fldChar w:fldCharType="begin"/>
        </w:r>
        <w:r>
          <w:rPr>
            <w:noProof/>
            <w:webHidden/>
          </w:rPr>
          <w:instrText xml:space="preserve"> PAGEREF _Toc199771641 \h </w:instrText>
        </w:r>
        <w:r>
          <w:rPr>
            <w:noProof/>
            <w:webHidden/>
          </w:rPr>
        </w:r>
        <w:r>
          <w:rPr>
            <w:noProof/>
            <w:webHidden/>
          </w:rPr>
          <w:fldChar w:fldCharType="separate"/>
        </w:r>
        <w:r>
          <w:rPr>
            <w:noProof/>
            <w:webHidden/>
          </w:rPr>
          <w:t>24</w:t>
        </w:r>
        <w:r>
          <w:rPr>
            <w:noProof/>
            <w:webHidden/>
          </w:rPr>
          <w:fldChar w:fldCharType="end"/>
        </w:r>
      </w:hyperlink>
    </w:p>
    <w:p w14:paraId="3074EE32" w14:textId="6B458285" w:rsidR="007733BA" w:rsidRPr="00A30090" w:rsidRDefault="00E5699E">
      <w:pPr>
        <w:rPr>
          <w:rFonts w:ascii="Arial" w:hAnsi="Arial"/>
          <w:sz w:val="22"/>
        </w:rPr>
        <w:sectPr w:rsidR="007733BA" w:rsidRPr="00A30090" w:rsidSect="00D96970">
          <w:pgSz w:w="11906" w:h="16838"/>
          <w:pgMar w:top="1417" w:right="1417" w:bottom="1134" w:left="1417" w:header="708" w:footer="708" w:gutter="0"/>
          <w:cols w:space="708"/>
          <w:docGrid w:linePitch="360"/>
        </w:sectPr>
      </w:pPr>
      <w:r w:rsidRPr="00A30090">
        <w:rPr>
          <w:rFonts w:ascii="Arial" w:hAnsi="Arial"/>
          <w:sz w:val="22"/>
        </w:rPr>
        <w:fldChar w:fldCharType="end"/>
      </w:r>
    </w:p>
    <w:p w14:paraId="10E2C9D0" w14:textId="77777777" w:rsidR="007733BA" w:rsidRPr="00A30090" w:rsidRDefault="007733BA">
      <w:pPr>
        <w:pStyle w:val="Abbildungsverzeichnis"/>
        <w:tabs>
          <w:tab w:val="right" w:leader="dot" w:pos="9062"/>
        </w:tabs>
        <w:rPr>
          <w:rFonts w:ascii="Arial" w:hAnsi="Arial" w:cs="Arial"/>
          <w:sz w:val="22"/>
          <w:szCs w:val="22"/>
        </w:rPr>
      </w:pPr>
    </w:p>
    <w:p w14:paraId="6764EC47" w14:textId="329B603A" w:rsidR="007733BA" w:rsidRPr="00A30090" w:rsidRDefault="007733BA" w:rsidP="007733BA">
      <w:pPr>
        <w:pStyle w:val="Verzeichnis1"/>
        <w:rPr>
          <w:rFonts w:asciiTheme="minorHAnsi" w:eastAsiaTheme="minorEastAsia" w:hAnsiTheme="minorHAnsi" w:cstheme="minorBidi"/>
          <w:szCs w:val="22"/>
        </w:rPr>
      </w:pPr>
      <w:r w:rsidRPr="00A30090">
        <w:fldChar w:fldCharType="begin"/>
      </w:r>
      <w:r w:rsidRPr="00A30090">
        <w:instrText xml:space="preserve"> TOC \h \z \c "Tabelle" </w:instrText>
      </w:r>
      <w:r w:rsidRPr="00A30090">
        <w:fldChar w:fldCharType="separate"/>
      </w:r>
      <w:hyperlink w:anchor="_Toc16162290" w:history="1">
        <w:r w:rsidRPr="00A30090">
          <w:rPr>
            <w:rStyle w:val="Hyperlink"/>
          </w:rPr>
          <w:t>Tabelle 1: Entscheidungsvorschlag – Übersicht der Optionen</w:t>
        </w:r>
        <w:r w:rsidRPr="00A30090">
          <w:rPr>
            <w:webHidden/>
          </w:rPr>
          <w:tab/>
        </w:r>
        <w:r w:rsidRPr="00A30090">
          <w:rPr>
            <w:webHidden/>
          </w:rPr>
          <w:fldChar w:fldCharType="begin"/>
        </w:r>
        <w:r w:rsidRPr="00A30090">
          <w:rPr>
            <w:webHidden/>
          </w:rPr>
          <w:instrText xml:space="preserve"> PAGEREF _Toc16162290 \h </w:instrText>
        </w:r>
        <w:r w:rsidRPr="00A30090">
          <w:rPr>
            <w:webHidden/>
          </w:rPr>
        </w:r>
        <w:r w:rsidRPr="00A30090">
          <w:rPr>
            <w:webHidden/>
          </w:rPr>
          <w:fldChar w:fldCharType="separate"/>
        </w:r>
        <w:r w:rsidR="002A46F7" w:rsidRPr="00A30090">
          <w:rPr>
            <w:webHidden/>
          </w:rPr>
          <w:t>8</w:t>
        </w:r>
        <w:r w:rsidRPr="00A30090">
          <w:rPr>
            <w:webHidden/>
          </w:rPr>
          <w:fldChar w:fldCharType="end"/>
        </w:r>
      </w:hyperlink>
    </w:p>
    <w:p w14:paraId="25C95715" w14:textId="0DC75449" w:rsidR="007733BA" w:rsidRPr="00A30090" w:rsidRDefault="000627FE" w:rsidP="007733BA">
      <w:pPr>
        <w:pStyle w:val="Verzeichnis1"/>
        <w:rPr>
          <w:rFonts w:asciiTheme="minorHAnsi" w:eastAsiaTheme="minorEastAsia" w:hAnsiTheme="minorHAnsi" w:cstheme="minorBidi"/>
          <w:szCs w:val="22"/>
        </w:rPr>
      </w:pPr>
      <w:hyperlink w:anchor="_Toc16162291" w:history="1">
        <w:r w:rsidR="007733BA" w:rsidRPr="00A30090">
          <w:rPr>
            <w:rStyle w:val="Hyperlink"/>
          </w:rPr>
          <w:t>Tabelle 2: Ausgangslage haushalterische Darstellung</w:t>
        </w:r>
        <w:r w:rsidR="007733BA" w:rsidRPr="00A30090">
          <w:rPr>
            <w:webHidden/>
          </w:rPr>
          <w:tab/>
        </w:r>
        <w:r w:rsidR="007733BA" w:rsidRPr="00A30090">
          <w:rPr>
            <w:webHidden/>
          </w:rPr>
          <w:fldChar w:fldCharType="begin"/>
        </w:r>
        <w:r w:rsidR="007733BA" w:rsidRPr="00A30090">
          <w:rPr>
            <w:webHidden/>
          </w:rPr>
          <w:instrText xml:space="preserve"> PAGEREF _Toc16162291 \h </w:instrText>
        </w:r>
        <w:r w:rsidR="007733BA" w:rsidRPr="00A30090">
          <w:rPr>
            <w:webHidden/>
          </w:rPr>
        </w:r>
        <w:r w:rsidR="007733BA" w:rsidRPr="00A30090">
          <w:rPr>
            <w:webHidden/>
          </w:rPr>
          <w:fldChar w:fldCharType="separate"/>
        </w:r>
        <w:r w:rsidR="002A46F7" w:rsidRPr="00A30090">
          <w:rPr>
            <w:webHidden/>
          </w:rPr>
          <w:t>13</w:t>
        </w:r>
        <w:r w:rsidR="007733BA" w:rsidRPr="00A30090">
          <w:rPr>
            <w:webHidden/>
          </w:rPr>
          <w:fldChar w:fldCharType="end"/>
        </w:r>
      </w:hyperlink>
    </w:p>
    <w:p w14:paraId="381E7AB3" w14:textId="77777777" w:rsidR="0080116B" w:rsidRPr="00A30090" w:rsidRDefault="007733BA" w:rsidP="007733BA">
      <w:pPr>
        <w:pStyle w:val="Verzeichnis1"/>
        <w:sectPr w:rsidR="0080116B" w:rsidRPr="00A30090" w:rsidSect="007733BA">
          <w:type w:val="continuous"/>
          <w:pgSz w:w="11906" w:h="16838"/>
          <w:pgMar w:top="1417" w:right="1417" w:bottom="1134" w:left="1417" w:header="708" w:footer="708" w:gutter="0"/>
          <w:cols w:space="708"/>
          <w:docGrid w:linePitch="360"/>
        </w:sectPr>
      </w:pPr>
      <w:r w:rsidRPr="00A30090">
        <w:fldChar w:fldCharType="end"/>
      </w:r>
    </w:p>
    <w:p w14:paraId="0455F61B" w14:textId="77777777" w:rsidR="00303B55" w:rsidRPr="00A30090" w:rsidRDefault="000C0197" w:rsidP="000C3A16">
      <w:pPr>
        <w:pStyle w:val="berschrift1"/>
        <w:numPr>
          <w:ilvl w:val="0"/>
          <w:numId w:val="0"/>
        </w:numPr>
        <w:spacing w:before="240" w:after="120" w:line="276" w:lineRule="auto"/>
        <w:ind w:left="432" w:hanging="432"/>
        <w:jc w:val="left"/>
        <w:rPr>
          <w:rFonts w:ascii="Arial" w:hAnsi="Arial" w:cs="Arial"/>
          <w:b/>
          <w:sz w:val="26"/>
          <w:szCs w:val="26"/>
          <w:u w:val="none"/>
        </w:rPr>
      </w:pPr>
      <w:bookmarkStart w:id="4" w:name="_Toc199771594"/>
      <w:r w:rsidRPr="00A30090">
        <w:rPr>
          <w:rFonts w:ascii="Arial" w:hAnsi="Arial" w:cs="Arial"/>
          <w:b/>
          <w:sz w:val="26"/>
          <w:szCs w:val="26"/>
          <w:u w:val="none"/>
        </w:rPr>
        <w:lastRenderedPageBreak/>
        <w:t>Überblick</w:t>
      </w:r>
      <w:bookmarkEnd w:id="4"/>
    </w:p>
    <w:p w14:paraId="70CF0B73" w14:textId="77777777" w:rsidR="00303B55" w:rsidRPr="00A30090" w:rsidRDefault="00303B55" w:rsidP="0001312E">
      <w:pPr>
        <w:pStyle w:val="berschrift2"/>
        <w:numPr>
          <w:ilvl w:val="1"/>
          <w:numId w:val="0"/>
        </w:numPr>
        <w:spacing w:before="240" w:after="120"/>
        <w:ind w:left="578"/>
        <w:rPr>
          <w:rFonts w:ascii="Arial" w:hAnsi="Arial" w:cs="Arial"/>
          <w:color w:val="auto"/>
          <w:sz w:val="24"/>
          <w:szCs w:val="24"/>
        </w:rPr>
      </w:pPr>
      <w:bookmarkStart w:id="5" w:name="_Toc485825598"/>
      <w:bookmarkStart w:id="6" w:name="_Toc199771595"/>
      <w:r w:rsidRPr="00A30090">
        <w:rPr>
          <w:rFonts w:ascii="Arial" w:hAnsi="Arial" w:cs="Arial"/>
          <w:color w:val="auto"/>
          <w:sz w:val="24"/>
          <w:szCs w:val="24"/>
        </w:rPr>
        <w:t>Betrachtungsgegenstand</w:t>
      </w:r>
      <w:bookmarkEnd w:id="5"/>
      <w:bookmarkEnd w:id="6"/>
    </w:p>
    <w:p w14:paraId="51F729F8" w14:textId="334CE813" w:rsidR="008A5E72" w:rsidRPr="00A30090" w:rsidRDefault="008A5E72" w:rsidP="00652036">
      <w:pPr>
        <w:tabs>
          <w:tab w:val="left" w:pos="851"/>
        </w:tabs>
        <w:spacing w:before="120" w:line="360" w:lineRule="auto"/>
        <w:rPr>
          <w:rFonts w:ascii="Arial" w:hAnsi="Arial" w:cs="Arial"/>
          <w:sz w:val="22"/>
          <w:szCs w:val="22"/>
        </w:rPr>
      </w:pPr>
      <w:r w:rsidRPr="00A30090">
        <w:rPr>
          <w:rFonts w:ascii="Arial" w:hAnsi="Arial" w:cs="Arial"/>
          <w:sz w:val="22"/>
          <w:szCs w:val="22"/>
        </w:rPr>
        <w:t xml:space="preserve">In der vorliegenden Untersuchung wird </w:t>
      </w:r>
      <w:r w:rsidR="00015ACC" w:rsidRPr="00A30090">
        <w:rPr>
          <w:rFonts w:ascii="Arial" w:hAnsi="Arial" w:cs="Arial"/>
          <w:sz w:val="22"/>
          <w:szCs w:val="22"/>
        </w:rPr>
        <w:t>betrachtet</w:t>
      </w:r>
      <w:r w:rsidRPr="00A30090">
        <w:rPr>
          <w:rFonts w:ascii="Arial" w:hAnsi="Arial" w:cs="Arial"/>
          <w:sz w:val="22"/>
          <w:szCs w:val="22"/>
        </w:rPr>
        <w:t>, auf welche Weise</w:t>
      </w:r>
      <w:r w:rsidR="008762BD" w:rsidRPr="00A30090">
        <w:rPr>
          <w:rFonts w:ascii="Arial" w:hAnsi="Arial" w:cs="Arial"/>
          <w:sz w:val="22"/>
          <w:szCs w:val="22"/>
        </w:rPr>
        <w:t xml:space="preserve"> zum Schutz der </w:t>
      </w:r>
      <w:r w:rsidR="008762BD" w:rsidRPr="00A30090">
        <w:rPr>
          <w:rFonts w:ascii="Arial" w:hAnsi="Arial" w:cs="Arial"/>
          <w:b/>
          <w:sz w:val="22"/>
          <w:szCs w:val="22"/>
        </w:rPr>
        <w:t>Versorgungssicherheit der Bundeswehr</w:t>
      </w:r>
      <w:r w:rsidRPr="00A30090">
        <w:rPr>
          <w:rFonts w:ascii="Arial" w:hAnsi="Arial" w:cs="Arial"/>
          <w:sz w:val="22"/>
          <w:szCs w:val="22"/>
        </w:rPr>
        <w:t xml:space="preserve"> die </w:t>
      </w:r>
      <w:r w:rsidRPr="00A30090">
        <w:rPr>
          <w:rFonts w:ascii="Arial" w:hAnsi="Arial" w:cs="Arial"/>
          <w:b/>
          <w:sz w:val="22"/>
          <w:szCs w:val="22"/>
        </w:rPr>
        <w:t>Laserkristallzucht</w:t>
      </w:r>
      <w:r w:rsidRPr="00A30090">
        <w:rPr>
          <w:rFonts w:ascii="Arial" w:hAnsi="Arial" w:cs="Arial"/>
          <w:sz w:val="22"/>
          <w:szCs w:val="22"/>
        </w:rPr>
        <w:t xml:space="preserve"> auch zukünftig </w:t>
      </w:r>
      <w:commentRangeStart w:id="7"/>
      <w:del w:id="8" w:author="KompZWUBw" w:date="2025-06-02T15:36:00Z">
        <w:r w:rsidRPr="00A30090" w:rsidDel="00CA7C87">
          <w:rPr>
            <w:rFonts w:ascii="Arial" w:hAnsi="Arial" w:cs="Arial"/>
            <w:sz w:val="22"/>
            <w:szCs w:val="22"/>
          </w:rPr>
          <w:delText xml:space="preserve">für den Standort Deutschland </w:delText>
        </w:r>
      </w:del>
      <w:commentRangeEnd w:id="7"/>
      <w:r w:rsidR="00CA7C87">
        <w:rPr>
          <w:rStyle w:val="Kommentarzeichen"/>
        </w:rPr>
        <w:commentReference w:id="7"/>
      </w:r>
      <w:r w:rsidRPr="00A30090">
        <w:rPr>
          <w:rFonts w:ascii="Arial" w:hAnsi="Arial" w:cs="Arial"/>
          <w:sz w:val="22"/>
          <w:szCs w:val="22"/>
        </w:rPr>
        <w:t>erhalten werden kann.</w:t>
      </w:r>
    </w:p>
    <w:p w14:paraId="3EE5722B" w14:textId="72839C8C" w:rsidR="007D1E4C" w:rsidRPr="00A30090" w:rsidRDefault="007D1E4C" w:rsidP="00652036">
      <w:pPr>
        <w:tabs>
          <w:tab w:val="left" w:pos="851"/>
        </w:tabs>
        <w:spacing w:before="120" w:line="360" w:lineRule="auto"/>
        <w:rPr>
          <w:rFonts w:ascii="Arial" w:hAnsi="Arial" w:cs="Arial"/>
          <w:sz w:val="22"/>
          <w:szCs w:val="22"/>
        </w:rPr>
      </w:pPr>
      <w:r w:rsidRPr="00A30090">
        <w:rPr>
          <w:rFonts w:ascii="Arial" w:hAnsi="Arial" w:cs="Arial"/>
          <w:sz w:val="22"/>
          <w:szCs w:val="22"/>
        </w:rPr>
        <w:t>Die Laserkristallzucht ist ein technisch</w:t>
      </w:r>
      <w:r w:rsidR="005E4F54">
        <w:rPr>
          <w:rFonts w:ascii="Arial" w:hAnsi="Arial" w:cs="Arial"/>
          <w:sz w:val="22"/>
          <w:szCs w:val="22"/>
        </w:rPr>
        <w:t xml:space="preserve"> ausgereiftes,</w:t>
      </w:r>
      <w:r w:rsidRPr="00A30090">
        <w:rPr>
          <w:rFonts w:ascii="Arial" w:hAnsi="Arial" w:cs="Arial"/>
          <w:sz w:val="22"/>
          <w:szCs w:val="22"/>
        </w:rPr>
        <w:t xml:space="preserve"> technologisch </w:t>
      </w:r>
      <w:r w:rsidR="00BD4646" w:rsidRPr="00A30090">
        <w:rPr>
          <w:rFonts w:ascii="Arial" w:hAnsi="Arial" w:cs="Arial"/>
          <w:sz w:val="22"/>
          <w:szCs w:val="22"/>
        </w:rPr>
        <w:t xml:space="preserve">anspruchsvolles und zugleich </w:t>
      </w:r>
      <w:r w:rsidRPr="00A30090">
        <w:rPr>
          <w:rFonts w:ascii="Arial" w:hAnsi="Arial" w:cs="Arial"/>
          <w:sz w:val="22"/>
          <w:szCs w:val="22"/>
        </w:rPr>
        <w:t xml:space="preserve">alternativloses Verfahren zur Herstellung von </w:t>
      </w:r>
      <w:bookmarkStart w:id="9" w:name="_Hlk199755439"/>
      <w:r w:rsidRPr="00A30090">
        <w:rPr>
          <w:rFonts w:ascii="Arial" w:hAnsi="Arial" w:cs="Arial"/>
          <w:sz w:val="22"/>
          <w:szCs w:val="22"/>
        </w:rPr>
        <w:t>optischen Güteschaltern und Modulatoren</w:t>
      </w:r>
      <w:bookmarkEnd w:id="9"/>
      <w:r w:rsidRPr="00A30090">
        <w:rPr>
          <w:rFonts w:ascii="Arial" w:hAnsi="Arial" w:cs="Arial"/>
          <w:sz w:val="22"/>
          <w:szCs w:val="22"/>
        </w:rPr>
        <w:t xml:space="preserve"> </w:t>
      </w:r>
      <w:r w:rsidR="00BD4646" w:rsidRPr="00A30090">
        <w:rPr>
          <w:rFonts w:ascii="Arial" w:hAnsi="Arial" w:cs="Arial"/>
          <w:sz w:val="22"/>
          <w:szCs w:val="22"/>
        </w:rPr>
        <w:t>für militärisch relevante Laseranwendungen wie z.</w:t>
      </w:r>
      <w:r w:rsidR="00CA7C87">
        <w:rPr>
          <w:rFonts w:ascii="Arial" w:hAnsi="Arial" w:cs="Arial"/>
          <w:sz w:val="22"/>
          <w:szCs w:val="22"/>
        </w:rPr>
        <w:t> </w:t>
      </w:r>
      <w:r w:rsidR="00BD4646" w:rsidRPr="00A30090">
        <w:rPr>
          <w:rFonts w:ascii="Arial" w:hAnsi="Arial" w:cs="Arial"/>
          <w:sz w:val="22"/>
          <w:szCs w:val="22"/>
        </w:rPr>
        <w:t>B. Laserentfernungsmessung. Gemäß der Nationalen Sicherheits- und Verteidigungsindustriestrategie sind</w:t>
      </w:r>
      <w:r w:rsidR="004E3848">
        <w:rPr>
          <w:rFonts w:ascii="Arial" w:hAnsi="Arial" w:cs="Arial"/>
          <w:sz w:val="22"/>
          <w:szCs w:val="22"/>
        </w:rPr>
        <w:t xml:space="preserve"> diese </w:t>
      </w:r>
      <w:r w:rsidR="004E3848" w:rsidRPr="00A30090">
        <w:rPr>
          <w:rFonts w:ascii="Arial" w:hAnsi="Arial" w:cs="Arial"/>
          <w:sz w:val="22"/>
          <w:szCs w:val="22"/>
        </w:rPr>
        <w:t>optischen Güteschalter und Modulatoren</w:t>
      </w:r>
      <w:r w:rsidR="004E3848">
        <w:rPr>
          <w:rFonts w:ascii="Arial" w:hAnsi="Arial" w:cs="Arial"/>
          <w:sz w:val="22"/>
          <w:szCs w:val="22"/>
        </w:rPr>
        <w:t xml:space="preserve"> für die Laserentfernungsmessung</w:t>
      </w:r>
      <w:r w:rsidR="00BD4646" w:rsidRPr="00A30090">
        <w:rPr>
          <w:rFonts w:ascii="Arial" w:hAnsi="Arial" w:cs="Arial"/>
          <w:sz w:val="22"/>
          <w:szCs w:val="22"/>
        </w:rPr>
        <w:t xml:space="preserve"> der Schlüsseltechnologie Sensorik zuzuordnen.</w:t>
      </w:r>
    </w:p>
    <w:p w14:paraId="0FF79395" w14:textId="77777777" w:rsidR="00C56DFC" w:rsidRPr="00A30090" w:rsidRDefault="00BD4646" w:rsidP="00652036">
      <w:pPr>
        <w:tabs>
          <w:tab w:val="left" w:pos="851"/>
        </w:tabs>
        <w:spacing w:before="120" w:line="360" w:lineRule="auto"/>
        <w:rPr>
          <w:rFonts w:ascii="Arial" w:hAnsi="Arial" w:cs="Arial"/>
          <w:sz w:val="22"/>
          <w:szCs w:val="22"/>
        </w:rPr>
      </w:pPr>
      <w:r w:rsidRPr="00A30090">
        <w:rPr>
          <w:rFonts w:ascii="Arial" w:hAnsi="Arial" w:cs="Arial"/>
          <w:sz w:val="22"/>
          <w:szCs w:val="22"/>
        </w:rPr>
        <w:t xml:space="preserve">Laserentfernungsmesser werden querschnittlich in vielen Waffensystemen der Bundeswehr verbaut: </w:t>
      </w:r>
      <w:bookmarkStart w:id="10" w:name="_Hlk194317220"/>
      <w:r w:rsidRPr="00A30090">
        <w:rPr>
          <w:rFonts w:ascii="Arial" w:hAnsi="Arial" w:cs="Arial"/>
          <w:sz w:val="22"/>
          <w:szCs w:val="22"/>
        </w:rPr>
        <w:t xml:space="preserve">z. B. </w:t>
      </w:r>
      <w:r w:rsidRPr="00A30090">
        <w:rPr>
          <w:rFonts w:ascii="Arial" w:hAnsi="Arial" w:cs="Arial"/>
          <w:b/>
          <w:sz w:val="22"/>
          <w:szCs w:val="22"/>
        </w:rPr>
        <w:t>Leopard 2 (EMES), Fennek (BAAII), Puma (innerhalb PERI und WAO), NH 90 Marine, NightOwl und PzH 2000</w:t>
      </w:r>
      <w:r w:rsidRPr="00A30090">
        <w:rPr>
          <w:rFonts w:ascii="Arial" w:hAnsi="Arial" w:cs="Arial"/>
          <w:sz w:val="22"/>
          <w:szCs w:val="22"/>
        </w:rPr>
        <w:t>.</w:t>
      </w:r>
    </w:p>
    <w:bookmarkEnd w:id="10"/>
    <w:p w14:paraId="43EF7035" w14:textId="64AA1813" w:rsidR="00BD4646" w:rsidRPr="00A30090" w:rsidRDefault="00C56DFC" w:rsidP="00652036">
      <w:pPr>
        <w:tabs>
          <w:tab w:val="left" w:pos="851"/>
        </w:tabs>
        <w:spacing w:before="120" w:line="360" w:lineRule="auto"/>
        <w:rPr>
          <w:rFonts w:ascii="Arial" w:hAnsi="Arial" w:cs="Arial"/>
          <w:sz w:val="22"/>
          <w:szCs w:val="22"/>
        </w:rPr>
      </w:pPr>
      <w:r w:rsidRPr="00A30090">
        <w:rPr>
          <w:rFonts w:ascii="Arial" w:hAnsi="Arial" w:cs="Arial"/>
          <w:sz w:val="22"/>
          <w:szCs w:val="22"/>
        </w:rPr>
        <w:t xml:space="preserve">Die </w:t>
      </w:r>
      <w:r w:rsidRPr="00A30090">
        <w:rPr>
          <w:rFonts w:ascii="Arial" w:hAnsi="Arial" w:cs="Arial"/>
          <w:b/>
          <w:sz w:val="22"/>
          <w:szCs w:val="22"/>
        </w:rPr>
        <w:t xml:space="preserve">Hensoldt AG </w:t>
      </w:r>
      <w:r w:rsidRPr="00A30090">
        <w:rPr>
          <w:rFonts w:ascii="Arial" w:hAnsi="Arial" w:cs="Arial"/>
          <w:sz w:val="22"/>
          <w:szCs w:val="22"/>
        </w:rPr>
        <w:t xml:space="preserve">ist als Hersteller </w:t>
      </w:r>
      <w:r w:rsidR="00CE5045">
        <w:rPr>
          <w:rFonts w:ascii="Arial" w:hAnsi="Arial" w:cs="Arial"/>
          <w:sz w:val="22"/>
          <w:szCs w:val="22"/>
        </w:rPr>
        <w:t>von durch die Bw genutzte</w:t>
      </w:r>
      <w:r w:rsidR="00CA7C87">
        <w:rPr>
          <w:rFonts w:ascii="Arial" w:hAnsi="Arial" w:cs="Arial"/>
          <w:sz w:val="22"/>
          <w:szCs w:val="22"/>
        </w:rPr>
        <w:t>n</w:t>
      </w:r>
      <w:r w:rsidRPr="00A30090">
        <w:rPr>
          <w:rFonts w:ascii="Arial" w:hAnsi="Arial" w:cs="Arial"/>
          <w:sz w:val="22"/>
          <w:szCs w:val="22"/>
        </w:rPr>
        <w:t xml:space="preserve"> Laserentfernungsmesser</w:t>
      </w:r>
      <w:r w:rsidR="00CA7C87">
        <w:rPr>
          <w:rFonts w:ascii="Arial" w:hAnsi="Arial" w:cs="Arial"/>
          <w:sz w:val="22"/>
          <w:szCs w:val="22"/>
        </w:rPr>
        <w:t>n</w:t>
      </w:r>
      <w:r w:rsidRPr="00A30090">
        <w:rPr>
          <w:rFonts w:ascii="Arial" w:hAnsi="Arial" w:cs="Arial"/>
          <w:sz w:val="22"/>
          <w:szCs w:val="22"/>
        </w:rPr>
        <w:t xml:space="preserve"> </w:t>
      </w:r>
      <w:r w:rsidR="00BD4646" w:rsidRPr="00A30090">
        <w:rPr>
          <w:rFonts w:ascii="Arial" w:hAnsi="Arial" w:cs="Arial"/>
          <w:sz w:val="22"/>
          <w:szCs w:val="22"/>
        </w:rPr>
        <w:t>Hauptabnehmer der DEU Rüstungsindustrie.</w:t>
      </w:r>
    </w:p>
    <w:p w14:paraId="575245C4" w14:textId="52D94B4F" w:rsidR="001C1386" w:rsidRPr="00A30090" w:rsidRDefault="00CE5045" w:rsidP="00652036">
      <w:pPr>
        <w:tabs>
          <w:tab w:val="left" w:pos="851"/>
        </w:tabs>
        <w:spacing w:before="120" w:line="360" w:lineRule="auto"/>
        <w:rPr>
          <w:rFonts w:ascii="Arial" w:hAnsi="Arial" w:cs="Arial"/>
          <w:sz w:val="22"/>
          <w:szCs w:val="22"/>
        </w:rPr>
      </w:pPr>
      <w:r>
        <w:rPr>
          <w:rFonts w:ascii="Arial" w:hAnsi="Arial" w:cs="Arial"/>
          <w:sz w:val="22"/>
          <w:szCs w:val="22"/>
        </w:rPr>
        <w:t>Betrachtungsgegenstand ist</w:t>
      </w:r>
      <w:r w:rsidR="008A5E72" w:rsidRPr="00A30090">
        <w:rPr>
          <w:rFonts w:ascii="Arial" w:hAnsi="Arial" w:cs="Arial"/>
          <w:sz w:val="22"/>
          <w:szCs w:val="22"/>
        </w:rPr>
        <w:t xml:space="preserve"> vorliegend ausschließlich der Erhalt der </w:t>
      </w:r>
      <w:r w:rsidR="007B20A1" w:rsidRPr="00A30090">
        <w:rPr>
          <w:rFonts w:ascii="Arial" w:hAnsi="Arial" w:cs="Arial"/>
          <w:sz w:val="22"/>
          <w:szCs w:val="22"/>
        </w:rPr>
        <w:t>technologischen Fähigkeiten zum Züchten von K</w:t>
      </w:r>
      <w:r w:rsidR="008A5E72" w:rsidRPr="00A30090">
        <w:rPr>
          <w:rFonts w:ascii="Arial" w:hAnsi="Arial" w:cs="Arial"/>
          <w:sz w:val="22"/>
          <w:szCs w:val="22"/>
        </w:rPr>
        <w:t>ristalle</w:t>
      </w:r>
      <w:r w:rsidR="007B20A1" w:rsidRPr="00A30090">
        <w:rPr>
          <w:rFonts w:ascii="Arial" w:hAnsi="Arial" w:cs="Arial"/>
          <w:sz w:val="22"/>
          <w:szCs w:val="22"/>
        </w:rPr>
        <w:t>n für Laseranwendungen</w:t>
      </w:r>
      <w:r w:rsidR="008A5E72" w:rsidRPr="00A30090">
        <w:rPr>
          <w:rFonts w:ascii="Arial" w:hAnsi="Arial" w:cs="Arial"/>
          <w:sz w:val="22"/>
          <w:szCs w:val="22"/>
        </w:rPr>
        <w:t xml:space="preserve">, die für den </w:t>
      </w:r>
      <w:r w:rsidR="008A5E72" w:rsidRPr="00A30090">
        <w:rPr>
          <w:rFonts w:ascii="Arial" w:hAnsi="Arial" w:cs="Arial"/>
          <w:b/>
          <w:sz w:val="22"/>
          <w:szCs w:val="22"/>
        </w:rPr>
        <w:t>Bereich der Verteidigung in Forschung und Wehrtechnik</w:t>
      </w:r>
      <w:r w:rsidR="008A5E72" w:rsidRPr="00A30090">
        <w:rPr>
          <w:rFonts w:ascii="Arial" w:hAnsi="Arial" w:cs="Arial"/>
          <w:sz w:val="22"/>
          <w:szCs w:val="22"/>
        </w:rPr>
        <w:t xml:space="preserve"> verwendet werden. Die relevanten Laserkristalle für den Bereich Verteidigung und ihre Abnehmer wurden erfasst und zusammengestellt.</w:t>
      </w:r>
    </w:p>
    <w:p w14:paraId="0A4B5C7A" w14:textId="752AF801" w:rsidR="00652036" w:rsidRDefault="001C1386" w:rsidP="00652036">
      <w:pPr>
        <w:tabs>
          <w:tab w:val="left" w:pos="851"/>
        </w:tabs>
        <w:spacing w:before="120" w:line="360" w:lineRule="auto"/>
        <w:rPr>
          <w:rFonts w:ascii="Arial" w:hAnsi="Arial" w:cs="Arial"/>
          <w:sz w:val="22"/>
          <w:szCs w:val="22"/>
        </w:rPr>
      </w:pPr>
      <w:r w:rsidRPr="00A30090">
        <w:rPr>
          <w:rFonts w:ascii="Arial" w:hAnsi="Arial" w:cs="Arial"/>
          <w:sz w:val="22"/>
          <w:szCs w:val="22"/>
        </w:rPr>
        <w:t xml:space="preserve">Anlass der Untersuchung ist </w:t>
      </w:r>
      <w:r w:rsidR="00015ACC" w:rsidRPr="00A30090">
        <w:rPr>
          <w:rFonts w:ascii="Arial" w:hAnsi="Arial" w:cs="Arial"/>
          <w:sz w:val="22"/>
          <w:szCs w:val="22"/>
        </w:rPr>
        <w:t>die Absicht</w:t>
      </w:r>
      <w:r w:rsidRPr="00A30090">
        <w:rPr>
          <w:rFonts w:ascii="Arial" w:hAnsi="Arial" w:cs="Arial"/>
          <w:sz w:val="22"/>
          <w:szCs w:val="22"/>
        </w:rPr>
        <w:t xml:space="preserve"> de</w:t>
      </w:r>
      <w:r w:rsidR="00015ACC" w:rsidRPr="00A30090">
        <w:rPr>
          <w:rFonts w:ascii="Arial" w:hAnsi="Arial" w:cs="Arial"/>
          <w:sz w:val="22"/>
          <w:szCs w:val="22"/>
        </w:rPr>
        <w:t>s</w:t>
      </w:r>
      <w:r w:rsidRPr="00A30090">
        <w:rPr>
          <w:rFonts w:ascii="Arial" w:hAnsi="Arial" w:cs="Arial"/>
          <w:sz w:val="22"/>
          <w:szCs w:val="22"/>
        </w:rPr>
        <w:t xml:space="preserve"> US Eigentümer</w:t>
      </w:r>
      <w:r w:rsidR="00015ACC" w:rsidRPr="00A30090">
        <w:rPr>
          <w:rFonts w:ascii="Arial" w:hAnsi="Arial" w:cs="Arial"/>
          <w:sz w:val="22"/>
          <w:szCs w:val="22"/>
        </w:rPr>
        <w:t>s</w:t>
      </w:r>
      <w:r w:rsidRPr="00A30090">
        <w:rPr>
          <w:rFonts w:ascii="Arial" w:hAnsi="Arial" w:cs="Arial"/>
          <w:sz w:val="22"/>
          <w:szCs w:val="22"/>
        </w:rPr>
        <w:t xml:space="preserve"> Coherent Inc., die Geschäftstätigkeit seines DEU Tochterunternehmens </w:t>
      </w:r>
      <w:r w:rsidRPr="00A30090">
        <w:rPr>
          <w:rFonts w:ascii="Arial" w:hAnsi="Arial" w:cs="Arial"/>
          <w:b/>
          <w:sz w:val="22"/>
          <w:szCs w:val="22"/>
        </w:rPr>
        <w:t>Electro-Optics-Technology GmbH (EOT</w:t>
      </w:r>
      <w:r w:rsidR="00BF7721">
        <w:rPr>
          <w:rFonts w:ascii="Arial" w:hAnsi="Arial" w:cs="Arial"/>
          <w:b/>
          <w:sz w:val="22"/>
          <w:szCs w:val="22"/>
        </w:rPr>
        <w:t xml:space="preserve"> GmbH</w:t>
      </w:r>
      <w:r w:rsidRPr="00A30090">
        <w:rPr>
          <w:rFonts w:ascii="Arial" w:hAnsi="Arial" w:cs="Arial"/>
          <w:b/>
          <w:sz w:val="22"/>
          <w:szCs w:val="22"/>
        </w:rPr>
        <w:t>)</w:t>
      </w:r>
      <w:r w:rsidRPr="00A30090">
        <w:rPr>
          <w:rFonts w:ascii="Arial" w:hAnsi="Arial" w:cs="Arial"/>
          <w:sz w:val="22"/>
          <w:szCs w:val="22"/>
        </w:rPr>
        <w:t xml:space="preserve"> in diesem Jahr aufzugeben. EOT </w:t>
      </w:r>
      <w:r w:rsidR="00BF7721">
        <w:rPr>
          <w:rFonts w:ascii="Arial" w:hAnsi="Arial" w:cs="Arial"/>
          <w:sz w:val="22"/>
          <w:szCs w:val="22"/>
        </w:rPr>
        <w:t xml:space="preserve">GmbH </w:t>
      </w:r>
      <w:r w:rsidRPr="00A30090">
        <w:rPr>
          <w:rFonts w:ascii="Arial" w:hAnsi="Arial" w:cs="Arial"/>
          <w:sz w:val="22"/>
          <w:szCs w:val="22"/>
        </w:rPr>
        <w:t xml:space="preserve">ist der letzte verbliebene Hersteller in Europa, der die für den Bereich der Verteidigung benötigten Laserkristalle </w:t>
      </w:r>
      <w:r w:rsidR="000E0B8F" w:rsidRPr="00A30090">
        <w:rPr>
          <w:rFonts w:ascii="Arial" w:hAnsi="Arial" w:cs="Arial"/>
          <w:sz w:val="22"/>
          <w:szCs w:val="22"/>
        </w:rPr>
        <w:t xml:space="preserve">in einem speziellen Verfahren </w:t>
      </w:r>
      <w:r w:rsidR="001C44D5" w:rsidRPr="00A30090">
        <w:rPr>
          <w:rFonts w:ascii="Arial" w:hAnsi="Arial" w:cs="Arial"/>
          <w:sz w:val="22"/>
          <w:szCs w:val="22"/>
        </w:rPr>
        <w:t>selber züchtet</w:t>
      </w:r>
      <w:r w:rsidR="000E0B8F" w:rsidRPr="00A30090">
        <w:rPr>
          <w:rFonts w:ascii="Arial" w:hAnsi="Arial" w:cs="Arial"/>
          <w:sz w:val="22"/>
          <w:szCs w:val="22"/>
        </w:rPr>
        <w:t xml:space="preserve">, um die </w:t>
      </w:r>
      <w:r w:rsidR="00F95B43">
        <w:rPr>
          <w:rFonts w:ascii="Arial" w:hAnsi="Arial" w:cs="Arial"/>
          <w:sz w:val="22"/>
          <w:szCs w:val="22"/>
        </w:rPr>
        <w:t>höchste</w:t>
      </w:r>
      <w:r w:rsidR="00F95B43" w:rsidRPr="00A30090">
        <w:rPr>
          <w:rFonts w:ascii="Arial" w:hAnsi="Arial" w:cs="Arial"/>
          <w:sz w:val="22"/>
          <w:szCs w:val="22"/>
        </w:rPr>
        <w:t xml:space="preserve"> </w:t>
      </w:r>
      <w:r w:rsidR="000E0B8F" w:rsidRPr="00A30090">
        <w:rPr>
          <w:rFonts w:ascii="Arial" w:hAnsi="Arial" w:cs="Arial"/>
          <w:sz w:val="22"/>
          <w:szCs w:val="22"/>
        </w:rPr>
        <w:t>Qualitä</w:t>
      </w:r>
      <w:r w:rsidR="00F95B43">
        <w:rPr>
          <w:rFonts w:ascii="Arial" w:hAnsi="Arial" w:cs="Arial"/>
          <w:sz w:val="22"/>
          <w:szCs w:val="22"/>
        </w:rPr>
        <w:t>tsstufe</w:t>
      </w:r>
      <w:r w:rsidR="000E0B8F" w:rsidRPr="00A30090">
        <w:rPr>
          <w:rFonts w:ascii="Arial" w:hAnsi="Arial" w:cs="Arial"/>
          <w:sz w:val="22"/>
          <w:szCs w:val="22"/>
        </w:rPr>
        <w:t xml:space="preserve"> </w:t>
      </w:r>
      <w:r w:rsidR="00C61F94" w:rsidRPr="00A30090">
        <w:rPr>
          <w:rFonts w:ascii="Arial" w:hAnsi="Arial" w:cs="Arial"/>
          <w:sz w:val="22"/>
          <w:szCs w:val="22"/>
        </w:rPr>
        <w:t>hinsichtlich der Optischen Dichte (möglichst undurchdringlich für die betreffende Wellenlänge) und homogene</w:t>
      </w:r>
      <w:r w:rsidR="00CE5045">
        <w:rPr>
          <w:rFonts w:ascii="Arial" w:hAnsi="Arial" w:cs="Arial"/>
          <w:sz w:val="22"/>
          <w:szCs w:val="22"/>
        </w:rPr>
        <w:t>n</w:t>
      </w:r>
      <w:r w:rsidR="00C61F94" w:rsidRPr="00A30090">
        <w:rPr>
          <w:rFonts w:ascii="Arial" w:hAnsi="Arial" w:cs="Arial"/>
          <w:sz w:val="22"/>
          <w:szCs w:val="22"/>
        </w:rPr>
        <w:t xml:space="preserve"> Kristallgitter (kein „Knick“ im Strahlengang) </w:t>
      </w:r>
      <w:r w:rsidR="000E0B8F" w:rsidRPr="00A30090">
        <w:rPr>
          <w:rFonts w:ascii="Arial" w:hAnsi="Arial" w:cs="Arial"/>
          <w:sz w:val="22"/>
          <w:szCs w:val="22"/>
        </w:rPr>
        <w:t>zu erreichen</w:t>
      </w:r>
      <w:r w:rsidRPr="00A30090">
        <w:rPr>
          <w:rFonts w:ascii="Arial" w:hAnsi="Arial" w:cs="Arial"/>
          <w:sz w:val="22"/>
          <w:szCs w:val="22"/>
        </w:rPr>
        <w:t xml:space="preserve">. </w:t>
      </w:r>
    </w:p>
    <w:p w14:paraId="36446528" w14:textId="77777777" w:rsidR="00652036" w:rsidRDefault="00652036">
      <w:pPr>
        <w:rPr>
          <w:rFonts w:ascii="Arial" w:hAnsi="Arial" w:cs="Arial"/>
          <w:sz w:val="22"/>
          <w:szCs w:val="22"/>
        </w:rPr>
      </w:pPr>
      <w:r>
        <w:rPr>
          <w:rFonts w:ascii="Arial" w:hAnsi="Arial" w:cs="Arial"/>
          <w:sz w:val="22"/>
          <w:szCs w:val="22"/>
        </w:rPr>
        <w:br w:type="page"/>
      </w:r>
    </w:p>
    <w:p w14:paraId="6D7A8F9C" w14:textId="77777777" w:rsidR="00303B55" w:rsidRPr="00A30090" w:rsidRDefault="00303B55" w:rsidP="0001312E">
      <w:pPr>
        <w:pStyle w:val="berschrift2"/>
        <w:numPr>
          <w:ilvl w:val="1"/>
          <w:numId w:val="0"/>
        </w:numPr>
        <w:spacing w:before="240" w:after="120"/>
        <w:ind w:left="578"/>
        <w:rPr>
          <w:rFonts w:ascii="Arial" w:hAnsi="Arial" w:cs="Arial"/>
          <w:color w:val="auto"/>
          <w:sz w:val="24"/>
          <w:szCs w:val="24"/>
        </w:rPr>
      </w:pPr>
      <w:bookmarkStart w:id="11" w:name="_Toc485825599"/>
      <w:bookmarkStart w:id="12" w:name="_Toc199771596"/>
      <w:r w:rsidRPr="00A30090">
        <w:rPr>
          <w:rFonts w:ascii="Arial" w:hAnsi="Arial" w:cs="Arial"/>
          <w:color w:val="auto"/>
          <w:sz w:val="24"/>
          <w:szCs w:val="24"/>
        </w:rPr>
        <w:lastRenderedPageBreak/>
        <w:t>Entscheidungsvorschlag</w:t>
      </w:r>
      <w:bookmarkEnd w:id="11"/>
      <w:bookmarkEnd w:id="12"/>
    </w:p>
    <w:p w14:paraId="11E457B3" w14:textId="06980015" w:rsidR="00303B55" w:rsidRPr="00A30090" w:rsidRDefault="00303B55" w:rsidP="00652036">
      <w:pPr>
        <w:spacing w:after="120" w:line="360" w:lineRule="auto"/>
        <w:jc w:val="both"/>
        <w:rPr>
          <w:rFonts w:ascii="Arial" w:hAnsi="Arial" w:cs="Arial"/>
          <w:sz w:val="22"/>
          <w:szCs w:val="22"/>
        </w:rPr>
      </w:pPr>
      <w:r w:rsidRPr="00A30090">
        <w:rPr>
          <w:rFonts w:ascii="Arial" w:hAnsi="Arial" w:cs="Arial"/>
          <w:sz w:val="22"/>
          <w:szCs w:val="22"/>
        </w:rPr>
        <w:t xml:space="preserve">Folgende </w:t>
      </w:r>
      <w:r w:rsidR="00104EC1" w:rsidRPr="00A30090">
        <w:rPr>
          <w:rFonts w:ascii="Arial" w:hAnsi="Arial" w:cs="Arial"/>
          <w:sz w:val="22"/>
          <w:szCs w:val="22"/>
        </w:rPr>
        <w:t>Option</w:t>
      </w:r>
      <w:r w:rsidRPr="00A30090">
        <w:rPr>
          <w:rFonts w:ascii="Arial" w:hAnsi="Arial" w:cs="Arial"/>
          <w:sz w:val="22"/>
          <w:szCs w:val="22"/>
        </w:rPr>
        <w:t xml:space="preserve"> wurde als bedarfsdeckend bei der Untersuchung berücksichtigt und </w:t>
      </w:r>
      <w:r w:rsidR="00BF7721">
        <w:rPr>
          <w:rFonts w:ascii="Arial" w:hAnsi="Arial" w:cs="Arial"/>
          <w:sz w:val="22"/>
          <w:szCs w:val="22"/>
        </w:rPr>
        <w:t>ist</w:t>
      </w:r>
      <w:r w:rsidR="00BF7721" w:rsidRPr="00A30090">
        <w:rPr>
          <w:rFonts w:ascii="Arial" w:hAnsi="Arial" w:cs="Arial"/>
          <w:sz w:val="22"/>
          <w:szCs w:val="22"/>
        </w:rPr>
        <w:t xml:space="preserve"> </w:t>
      </w:r>
      <w:r w:rsidRPr="00A30090">
        <w:rPr>
          <w:rFonts w:ascii="Arial" w:hAnsi="Arial" w:cs="Arial"/>
          <w:sz w:val="22"/>
          <w:szCs w:val="22"/>
        </w:rPr>
        <w:t xml:space="preserve">ausführlich </w:t>
      </w:r>
      <w:r w:rsidR="00CE5045" w:rsidRPr="00A30090">
        <w:rPr>
          <w:rFonts w:ascii="Arial" w:hAnsi="Arial" w:cs="Arial"/>
          <w:sz w:val="22"/>
          <w:szCs w:val="22"/>
        </w:rPr>
        <w:t>in Kapitel 3</w:t>
      </w:r>
      <w:r w:rsidR="00CE5045">
        <w:rPr>
          <w:rFonts w:ascii="Arial" w:hAnsi="Arial" w:cs="Arial"/>
          <w:sz w:val="22"/>
          <w:szCs w:val="22"/>
        </w:rPr>
        <w:t xml:space="preserve"> </w:t>
      </w:r>
      <w:r w:rsidRPr="00A30090">
        <w:rPr>
          <w:rFonts w:ascii="Arial" w:hAnsi="Arial" w:cs="Arial"/>
          <w:b/>
          <w:sz w:val="22"/>
          <w:szCs w:val="22"/>
        </w:rPr>
        <w:t>beschrieben</w:t>
      </w:r>
      <w:r w:rsidRPr="00A30090">
        <w:rPr>
          <w:rFonts w:ascii="Arial" w:hAnsi="Arial" w:cs="Arial"/>
          <w:sz w:val="22"/>
          <w:szCs w:val="22"/>
        </w:rPr>
        <w:t xml:space="preserve">. </w:t>
      </w:r>
    </w:p>
    <w:tbl>
      <w:tblPr>
        <w:tblStyle w:val="Gitternetztabelle4Akzent6"/>
        <w:tblW w:w="0" w:type="auto"/>
        <w:tblInd w:w="-5" w:type="dxa"/>
        <w:tblLook w:val="04A0" w:firstRow="1" w:lastRow="0" w:firstColumn="1" w:lastColumn="0" w:noHBand="0" w:noVBand="1"/>
      </w:tblPr>
      <w:tblGrid>
        <w:gridCol w:w="4536"/>
        <w:gridCol w:w="2552"/>
        <w:gridCol w:w="1979"/>
      </w:tblGrid>
      <w:tr w:rsidR="00C61F94" w:rsidRPr="00A30090" w14:paraId="5E1F7EA8" w14:textId="77777777" w:rsidTr="006520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0005239B" w14:textId="77777777" w:rsidR="005010C5" w:rsidRPr="00A30090" w:rsidRDefault="00104EC1" w:rsidP="000C3A16">
            <w:pPr>
              <w:spacing w:after="120" w:line="360" w:lineRule="auto"/>
              <w:jc w:val="center"/>
              <w:rPr>
                <w:rFonts w:ascii="Arial" w:hAnsi="Arial" w:cs="Arial"/>
                <w:b w:val="0"/>
                <w:sz w:val="20"/>
                <w:szCs w:val="20"/>
              </w:rPr>
            </w:pPr>
            <w:r w:rsidRPr="00A30090">
              <w:rPr>
                <w:rFonts w:ascii="Arial" w:hAnsi="Arial" w:cs="Arial"/>
                <w:sz w:val="20"/>
                <w:szCs w:val="20"/>
              </w:rPr>
              <w:t>Option</w:t>
            </w:r>
          </w:p>
        </w:tc>
        <w:tc>
          <w:tcPr>
            <w:tcW w:w="2552" w:type="dxa"/>
            <w:hideMark/>
          </w:tcPr>
          <w:p w14:paraId="60339FEA" w14:textId="77777777" w:rsidR="005010C5" w:rsidRPr="00A30090" w:rsidRDefault="005010C5" w:rsidP="000C3A16">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0"/>
                <w:szCs w:val="20"/>
              </w:rPr>
            </w:pPr>
            <w:r w:rsidRPr="00A30090">
              <w:rPr>
                <w:rFonts w:ascii="Arial" w:hAnsi="Arial" w:cs="Arial"/>
                <w:sz w:val="20"/>
                <w:szCs w:val="20"/>
              </w:rPr>
              <w:t>Kapitalwert ohne Risiko in €</w:t>
            </w:r>
          </w:p>
        </w:tc>
        <w:tc>
          <w:tcPr>
            <w:tcW w:w="1979" w:type="dxa"/>
            <w:hideMark/>
          </w:tcPr>
          <w:p w14:paraId="378AAD1A" w14:textId="77777777" w:rsidR="005010C5" w:rsidRPr="00A30090" w:rsidRDefault="005010C5" w:rsidP="000C3A16">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0"/>
                <w:szCs w:val="20"/>
              </w:rPr>
            </w:pPr>
            <w:r w:rsidRPr="00A30090">
              <w:rPr>
                <w:rFonts w:ascii="Arial" w:hAnsi="Arial" w:cs="Arial"/>
                <w:sz w:val="20"/>
                <w:szCs w:val="20"/>
              </w:rPr>
              <w:t xml:space="preserve">Kapitalwert mit </w:t>
            </w:r>
            <w:r w:rsidRPr="00A30090">
              <w:rPr>
                <w:rFonts w:ascii="Arial" w:hAnsi="Arial" w:cs="Arial"/>
                <w:sz w:val="20"/>
              </w:rPr>
              <w:br/>
            </w:r>
            <w:r w:rsidRPr="00A30090">
              <w:rPr>
                <w:rFonts w:ascii="Arial" w:hAnsi="Arial" w:cs="Arial"/>
                <w:sz w:val="20"/>
                <w:szCs w:val="20"/>
              </w:rPr>
              <w:t>Risiko in €</w:t>
            </w:r>
          </w:p>
        </w:tc>
      </w:tr>
      <w:tr w:rsidR="00C61F94" w:rsidRPr="00A30090" w14:paraId="592828F8" w14:textId="77777777" w:rsidTr="00652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hideMark/>
          </w:tcPr>
          <w:p w14:paraId="794AE66B" w14:textId="2B1897DB" w:rsidR="005010C5" w:rsidRPr="00A30090" w:rsidRDefault="003E6201" w:rsidP="002637D2">
            <w:pPr>
              <w:spacing w:after="120" w:line="360" w:lineRule="auto"/>
              <w:jc w:val="both"/>
              <w:rPr>
                <w:rFonts w:ascii="Arial" w:hAnsi="Arial" w:cs="Arial"/>
                <w:sz w:val="20"/>
                <w:szCs w:val="20"/>
              </w:rPr>
            </w:pPr>
            <w:r w:rsidRPr="00A30090">
              <w:rPr>
                <w:rFonts w:ascii="Arial" w:hAnsi="Arial" w:cs="Arial"/>
                <w:sz w:val="20"/>
                <w:szCs w:val="20"/>
              </w:rPr>
              <w:t xml:space="preserve">Aufbau der </w:t>
            </w:r>
            <w:r w:rsidR="00C61F94" w:rsidRPr="00A30090">
              <w:rPr>
                <w:rFonts w:ascii="Arial" w:hAnsi="Arial" w:cs="Arial"/>
                <w:sz w:val="20"/>
                <w:szCs w:val="20"/>
              </w:rPr>
              <w:t>Kristallz</w:t>
            </w:r>
            <w:r w:rsidRPr="00A30090">
              <w:rPr>
                <w:rFonts w:ascii="Arial" w:hAnsi="Arial" w:cs="Arial"/>
                <w:sz w:val="20"/>
                <w:szCs w:val="20"/>
              </w:rPr>
              <w:t>ucht bei</w:t>
            </w:r>
            <w:r w:rsidR="00C61F94" w:rsidRPr="00A30090">
              <w:rPr>
                <w:rFonts w:ascii="Arial" w:hAnsi="Arial" w:cs="Arial"/>
                <w:sz w:val="20"/>
                <w:szCs w:val="20"/>
              </w:rPr>
              <w:t>m</w:t>
            </w:r>
            <w:r w:rsidRPr="00A30090">
              <w:rPr>
                <w:rFonts w:ascii="Arial" w:hAnsi="Arial" w:cs="Arial"/>
                <w:sz w:val="20"/>
                <w:szCs w:val="20"/>
              </w:rPr>
              <w:t xml:space="preserve"> IOSB</w:t>
            </w:r>
          </w:p>
        </w:tc>
        <w:tc>
          <w:tcPr>
            <w:tcW w:w="2552" w:type="dxa"/>
          </w:tcPr>
          <w:p w14:paraId="49768C95" w14:textId="0044FA37" w:rsidR="005010C5" w:rsidRPr="00A30090" w:rsidRDefault="002637D2" w:rsidP="00FA5185">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637D2">
              <w:rPr>
                <w:rFonts w:ascii="Arial" w:hAnsi="Arial" w:cs="Arial"/>
                <w:sz w:val="20"/>
                <w:szCs w:val="20"/>
              </w:rPr>
              <w:t>-19.779.957,70</w:t>
            </w:r>
          </w:p>
        </w:tc>
        <w:tc>
          <w:tcPr>
            <w:tcW w:w="1979" w:type="dxa"/>
          </w:tcPr>
          <w:p w14:paraId="63FC17C1" w14:textId="0675BCC9" w:rsidR="005010C5" w:rsidRPr="00A30090" w:rsidRDefault="002637D2" w:rsidP="000C3A16">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637D2">
              <w:rPr>
                <w:rFonts w:ascii="Arial" w:hAnsi="Arial" w:cs="Arial"/>
                <w:sz w:val="20"/>
                <w:szCs w:val="20"/>
              </w:rPr>
              <w:t>-19.840.145,20</w:t>
            </w:r>
          </w:p>
        </w:tc>
      </w:tr>
    </w:tbl>
    <w:p w14:paraId="7CA4A2A1" w14:textId="172EA128" w:rsidR="00D670AD" w:rsidRPr="00A30090" w:rsidRDefault="00104EC1" w:rsidP="00104EC1">
      <w:pPr>
        <w:pStyle w:val="Beschriftung"/>
        <w:ind w:left="709"/>
        <w:rPr>
          <w:rFonts w:ascii="Arial" w:hAnsi="Arial" w:cs="Arial"/>
        </w:rPr>
      </w:pPr>
      <w:bookmarkStart w:id="13" w:name="_Toc16162290"/>
      <w:r w:rsidRPr="00A30090">
        <w:t xml:space="preserve">Tabelle </w:t>
      </w:r>
      <w:r w:rsidR="000627FE">
        <w:fldChar w:fldCharType="begin"/>
      </w:r>
      <w:r w:rsidR="000627FE">
        <w:instrText xml:space="preserve"> SEQ Tabelle \* ARABIC </w:instrText>
      </w:r>
      <w:r w:rsidR="000627FE">
        <w:fldChar w:fldCharType="separate"/>
      </w:r>
      <w:r w:rsidR="002A46F7" w:rsidRPr="00A30090">
        <w:t>1</w:t>
      </w:r>
      <w:r w:rsidR="000627FE">
        <w:fldChar w:fldCharType="end"/>
      </w:r>
      <w:r w:rsidRPr="00A30090">
        <w:t>: Entscheidungsvorschlag</w:t>
      </w:r>
      <w:r w:rsidR="007733BA" w:rsidRPr="00A30090">
        <w:t xml:space="preserve"> – Übersicht der Optionen</w:t>
      </w:r>
      <w:bookmarkEnd w:id="13"/>
    </w:p>
    <w:p w14:paraId="52FFE855" w14:textId="77777777" w:rsidR="00BB4A57" w:rsidRPr="00A30090" w:rsidRDefault="00BB4A57" w:rsidP="00D670AD">
      <w:pPr>
        <w:spacing w:after="120"/>
        <w:ind w:left="567"/>
        <w:jc w:val="both"/>
        <w:rPr>
          <w:rFonts w:ascii="Arial" w:hAnsi="Arial" w:cs="Arial"/>
        </w:rPr>
      </w:pPr>
    </w:p>
    <w:p w14:paraId="3E80E9CF" w14:textId="77777777" w:rsidR="00D670AD" w:rsidRPr="00A30090" w:rsidRDefault="00D670AD" w:rsidP="00303B55">
      <w:pPr>
        <w:ind w:left="567"/>
        <w:rPr>
          <w:rFonts w:ascii="Arial" w:hAnsi="Arial" w:cs="Arial"/>
        </w:rPr>
      </w:pPr>
    </w:p>
    <w:p w14:paraId="7296775F" w14:textId="77777777" w:rsidR="00303B55" w:rsidRPr="00A30090" w:rsidRDefault="00303B55">
      <w:pPr>
        <w:rPr>
          <w:rFonts w:ascii="Arial" w:hAnsi="Arial" w:cs="Arial"/>
          <w:b/>
          <w:sz w:val="22"/>
        </w:rPr>
      </w:pPr>
      <w:r w:rsidRPr="00A30090">
        <w:rPr>
          <w:rFonts w:ascii="Arial" w:hAnsi="Arial" w:cs="Arial"/>
          <w:b/>
          <w:sz w:val="22"/>
        </w:rPr>
        <w:br w:type="page"/>
      </w:r>
    </w:p>
    <w:p w14:paraId="116E7B2A" w14:textId="77777777" w:rsidR="00B95179" w:rsidRPr="00A30090" w:rsidRDefault="00B95179" w:rsidP="008E767B">
      <w:pPr>
        <w:rPr>
          <w:rFonts w:ascii="Arial" w:hAnsi="Arial" w:cs="Arial"/>
          <w:b/>
          <w:sz w:val="22"/>
        </w:rPr>
      </w:pPr>
    </w:p>
    <w:p w14:paraId="5677B347" w14:textId="77777777" w:rsidR="00336EB7" w:rsidRPr="00A30090" w:rsidRDefault="00336EB7" w:rsidP="000C3A16">
      <w:pPr>
        <w:pStyle w:val="berschrift1"/>
        <w:spacing w:before="240" w:after="120" w:line="360" w:lineRule="auto"/>
        <w:ind w:left="431" w:hanging="431"/>
        <w:jc w:val="left"/>
        <w:rPr>
          <w:rFonts w:ascii="Arial" w:hAnsi="Arial" w:cs="Arial"/>
          <w:b/>
          <w:sz w:val="26"/>
          <w:szCs w:val="26"/>
          <w:u w:val="none"/>
        </w:rPr>
      </w:pPr>
      <w:bookmarkStart w:id="14" w:name="_Hlk192576741"/>
      <w:bookmarkStart w:id="15" w:name="_Toc199771597"/>
      <w:r w:rsidRPr="00A30090">
        <w:rPr>
          <w:rFonts w:ascii="Arial" w:hAnsi="Arial" w:cs="Arial"/>
          <w:b/>
          <w:sz w:val="26"/>
          <w:szCs w:val="26"/>
          <w:u w:val="none"/>
        </w:rPr>
        <w:t>Funktionale Bedarfsforderung</w:t>
      </w:r>
      <w:r w:rsidR="00D22267" w:rsidRPr="00A30090">
        <w:rPr>
          <w:rFonts w:ascii="Arial" w:hAnsi="Arial" w:cs="Arial"/>
          <w:b/>
          <w:sz w:val="26"/>
          <w:szCs w:val="26"/>
          <w:u w:val="none"/>
        </w:rPr>
        <w:t>,</w:t>
      </w:r>
      <w:r w:rsidRPr="00A30090">
        <w:rPr>
          <w:rFonts w:ascii="Arial" w:hAnsi="Arial" w:cs="Arial"/>
          <w:b/>
          <w:sz w:val="26"/>
          <w:szCs w:val="26"/>
          <w:u w:val="none"/>
        </w:rPr>
        <w:t xml:space="preserve"> Bedarfsprognose und Rahmenbedingungen</w:t>
      </w:r>
      <w:bookmarkEnd w:id="15"/>
    </w:p>
    <w:p w14:paraId="49258D66" w14:textId="77777777" w:rsidR="00336EB7" w:rsidRPr="00A30090" w:rsidRDefault="00336EB7" w:rsidP="00336EB7">
      <w:pPr>
        <w:pStyle w:val="berschrift2"/>
        <w:spacing w:before="240" w:after="120" w:line="360" w:lineRule="auto"/>
        <w:ind w:left="578" w:hanging="578"/>
        <w:rPr>
          <w:rFonts w:ascii="Arial" w:hAnsi="Arial" w:cs="Arial"/>
          <w:color w:val="auto"/>
          <w:sz w:val="24"/>
          <w:szCs w:val="24"/>
        </w:rPr>
      </w:pPr>
      <w:bookmarkStart w:id="16" w:name="_Ref198558164"/>
      <w:bookmarkStart w:id="17" w:name="_Ref198812859"/>
      <w:bookmarkStart w:id="18" w:name="_Toc199771598"/>
      <w:r w:rsidRPr="00A30090">
        <w:rPr>
          <w:rFonts w:ascii="Arial" w:hAnsi="Arial" w:cs="Arial"/>
          <w:color w:val="auto"/>
          <w:sz w:val="24"/>
          <w:szCs w:val="24"/>
        </w:rPr>
        <w:t>Funktionale Bedarfsforderung</w:t>
      </w:r>
      <w:bookmarkEnd w:id="16"/>
      <w:bookmarkEnd w:id="17"/>
      <w:bookmarkEnd w:id="18"/>
    </w:p>
    <w:p w14:paraId="39EE9DF8" w14:textId="566C266D" w:rsidR="0063426C" w:rsidRPr="00A30090" w:rsidRDefault="0063426C" w:rsidP="0001312E">
      <w:pPr>
        <w:spacing w:line="360" w:lineRule="auto"/>
        <w:rPr>
          <w:rFonts w:ascii="Arial" w:hAnsi="Arial" w:cs="Arial"/>
          <w:sz w:val="22"/>
          <w:szCs w:val="22"/>
        </w:rPr>
      </w:pPr>
      <w:r w:rsidRPr="00A30090">
        <w:rPr>
          <w:rFonts w:ascii="Arial" w:hAnsi="Arial" w:cs="Arial"/>
          <w:sz w:val="22"/>
          <w:szCs w:val="22"/>
        </w:rPr>
        <w:t xml:space="preserve">Der Bedarf der Bw an </w:t>
      </w:r>
      <w:r w:rsidRPr="00A30090">
        <w:rPr>
          <w:rFonts w:ascii="Arial" w:hAnsi="Arial" w:cs="Arial"/>
          <w:b/>
          <w:sz w:val="22"/>
          <w:szCs w:val="22"/>
        </w:rPr>
        <w:t>technischen Kristallen der Kristallgruppen der Wolframate und der Granate</w:t>
      </w:r>
      <w:r w:rsidRPr="00A30090">
        <w:rPr>
          <w:rFonts w:ascii="Arial" w:hAnsi="Arial" w:cs="Arial"/>
          <w:sz w:val="22"/>
          <w:szCs w:val="22"/>
        </w:rPr>
        <w:t xml:space="preserve"> besteht sowohl in der Nutzung </w:t>
      </w:r>
      <w:r w:rsidR="003C68AA" w:rsidRPr="00A30090">
        <w:rPr>
          <w:rFonts w:ascii="Arial" w:hAnsi="Arial" w:cs="Arial"/>
          <w:sz w:val="22"/>
          <w:szCs w:val="22"/>
        </w:rPr>
        <w:t xml:space="preserve">von Wehrmaterial </w:t>
      </w:r>
      <w:r w:rsidRPr="00A30090">
        <w:rPr>
          <w:rFonts w:ascii="Arial" w:hAnsi="Arial" w:cs="Arial"/>
          <w:sz w:val="22"/>
          <w:szCs w:val="22"/>
        </w:rPr>
        <w:t>als auch in der wehrtechnischen Forschung.</w:t>
      </w:r>
      <w:r w:rsidR="009F266A" w:rsidRPr="00A30090">
        <w:rPr>
          <w:rFonts w:ascii="Arial" w:hAnsi="Arial" w:cs="Arial"/>
          <w:sz w:val="22"/>
          <w:szCs w:val="22"/>
        </w:rPr>
        <w:t xml:space="preserve"> Diese Kristalle müssen besondere technische Spezifikationen hinsichtlich ihrer optischen Eigenschaften erfüllen.</w:t>
      </w:r>
      <w:r w:rsidR="00F14C1C" w:rsidRPr="00A30090">
        <w:rPr>
          <w:rFonts w:ascii="Arial" w:hAnsi="Arial" w:cs="Arial"/>
          <w:sz w:val="22"/>
          <w:szCs w:val="22"/>
        </w:rPr>
        <w:t xml:space="preserve"> Die Qualität der Kristalle bemisst sich vor allem </w:t>
      </w:r>
      <w:r w:rsidR="009D556B" w:rsidRPr="00A30090">
        <w:rPr>
          <w:rFonts w:ascii="Arial" w:hAnsi="Arial" w:cs="Arial"/>
          <w:sz w:val="22"/>
          <w:szCs w:val="22"/>
        </w:rPr>
        <w:t>nach</w:t>
      </w:r>
      <w:r w:rsidR="00F14C1C" w:rsidRPr="00A30090">
        <w:rPr>
          <w:rFonts w:ascii="Arial" w:hAnsi="Arial" w:cs="Arial"/>
          <w:sz w:val="22"/>
          <w:szCs w:val="22"/>
        </w:rPr>
        <w:t xml:space="preserve"> </w:t>
      </w:r>
      <w:r w:rsidR="009D556B" w:rsidRPr="00A30090">
        <w:rPr>
          <w:rFonts w:ascii="Arial" w:hAnsi="Arial" w:cs="Arial"/>
          <w:sz w:val="22"/>
          <w:szCs w:val="22"/>
        </w:rPr>
        <w:t>ihrer Färbung</w:t>
      </w:r>
      <w:r w:rsidR="007801E4" w:rsidRPr="00A30090">
        <w:rPr>
          <w:rFonts w:ascii="Arial" w:hAnsi="Arial" w:cs="Arial"/>
          <w:sz w:val="22"/>
          <w:szCs w:val="22"/>
        </w:rPr>
        <w:t xml:space="preserve"> und in der Regelmäßigkeit eines möglichst perfekte</w:t>
      </w:r>
      <w:r w:rsidR="008210DD" w:rsidRPr="00A30090">
        <w:rPr>
          <w:rFonts w:ascii="Arial" w:hAnsi="Arial" w:cs="Arial"/>
          <w:sz w:val="22"/>
          <w:szCs w:val="22"/>
        </w:rPr>
        <w:t>n</w:t>
      </w:r>
      <w:r w:rsidR="007801E4" w:rsidRPr="00A30090">
        <w:rPr>
          <w:rFonts w:ascii="Arial" w:hAnsi="Arial" w:cs="Arial"/>
          <w:sz w:val="22"/>
          <w:szCs w:val="22"/>
        </w:rPr>
        <w:t xml:space="preserve"> Aufbaus des Kristallgitters</w:t>
      </w:r>
      <w:r w:rsidR="009D556B" w:rsidRPr="00A30090">
        <w:rPr>
          <w:rFonts w:ascii="Arial" w:hAnsi="Arial" w:cs="Arial"/>
          <w:sz w:val="22"/>
          <w:szCs w:val="22"/>
        </w:rPr>
        <w:t>. Die von der Bw verwendeten qualitativ hochwertigen Kristalle besitzen eine Schwarzfärbung (höchster Standard)</w:t>
      </w:r>
      <w:r w:rsidR="007801E4" w:rsidRPr="00A30090">
        <w:rPr>
          <w:rFonts w:ascii="Arial" w:hAnsi="Arial" w:cs="Arial"/>
          <w:sz w:val="22"/>
          <w:szCs w:val="22"/>
        </w:rPr>
        <w:t xml:space="preserve"> und weisen kaum Unregelmäßigkeiten im Gitteraufbau auf</w:t>
      </w:r>
      <w:r w:rsidR="009D556B" w:rsidRPr="00A30090">
        <w:rPr>
          <w:rFonts w:ascii="Arial" w:hAnsi="Arial" w:cs="Arial"/>
          <w:sz w:val="22"/>
          <w:szCs w:val="22"/>
        </w:rPr>
        <w:t>.</w:t>
      </w:r>
    </w:p>
    <w:p w14:paraId="293B483A" w14:textId="36598CAA" w:rsidR="009D556B" w:rsidRPr="00A30090" w:rsidRDefault="000F0CC3" w:rsidP="000F0CC3">
      <w:pPr>
        <w:tabs>
          <w:tab w:val="left" w:pos="1676"/>
        </w:tabs>
        <w:spacing w:line="360" w:lineRule="auto"/>
        <w:rPr>
          <w:rFonts w:ascii="Arial" w:hAnsi="Arial" w:cs="Arial"/>
          <w:sz w:val="22"/>
          <w:szCs w:val="22"/>
        </w:rPr>
      </w:pPr>
      <w:r>
        <w:rPr>
          <w:rFonts w:ascii="Arial" w:hAnsi="Arial" w:cs="Arial"/>
          <w:sz w:val="22"/>
          <w:szCs w:val="22"/>
        </w:rPr>
        <w:tab/>
      </w:r>
    </w:p>
    <w:p w14:paraId="1B080CB4" w14:textId="4ECC4D76" w:rsidR="009D556B" w:rsidRPr="00A30090" w:rsidRDefault="00346F6D" w:rsidP="009D556B">
      <w:pPr>
        <w:spacing w:line="360" w:lineRule="auto"/>
        <w:rPr>
          <w:rFonts w:ascii="Arial" w:hAnsi="Arial" w:cs="Arial"/>
          <w:sz w:val="22"/>
          <w:szCs w:val="22"/>
        </w:rPr>
      </w:pPr>
      <w:r w:rsidRPr="00A30090">
        <w:rPr>
          <w:rFonts w:ascii="Arial" w:hAnsi="Arial" w:cs="Arial"/>
          <w:sz w:val="22"/>
          <w:szCs w:val="22"/>
        </w:rPr>
        <w:t>I</w:t>
      </w:r>
      <w:r w:rsidR="0063426C" w:rsidRPr="00A30090">
        <w:rPr>
          <w:rFonts w:ascii="Arial" w:hAnsi="Arial" w:cs="Arial"/>
          <w:sz w:val="22"/>
          <w:szCs w:val="22"/>
        </w:rPr>
        <w:t xml:space="preserve">n der </w:t>
      </w:r>
      <w:r w:rsidR="0063426C" w:rsidRPr="00A30090">
        <w:rPr>
          <w:rFonts w:ascii="Arial" w:hAnsi="Arial" w:cs="Arial"/>
          <w:b/>
          <w:sz w:val="22"/>
          <w:szCs w:val="22"/>
        </w:rPr>
        <w:t>Nutzung</w:t>
      </w:r>
      <w:r w:rsidR="0063426C" w:rsidRPr="00A30090">
        <w:rPr>
          <w:rFonts w:ascii="Arial" w:hAnsi="Arial" w:cs="Arial"/>
          <w:sz w:val="22"/>
          <w:szCs w:val="22"/>
        </w:rPr>
        <w:t xml:space="preserve"> </w:t>
      </w:r>
      <w:r w:rsidR="00E61ECF" w:rsidRPr="00A30090">
        <w:rPr>
          <w:rFonts w:ascii="Arial" w:hAnsi="Arial" w:cs="Arial"/>
          <w:sz w:val="22"/>
          <w:szCs w:val="22"/>
        </w:rPr>
        <w:t xml:space="preserve">begründet sich </w:t>
      </w:r>
      <w:r w:rsidRPr="00A30090">
        <w:rPr>
          <w:rFonts w:ascii="Arial" w:hAnsi="Arial" w:cs="Arial"/>
          <w:sz w:val="22"/>
          <w:szCs w:val="22"/>
        </w:rPr>
        <w:t xml:space="preserve">der Bedarf der Bw </w:t>
      </w:r>
      <w:r w:rsidR="00E61ECF" w:rsidRPr="00A30090">
        <w:rPr>
          <w:rFonts w:ascii="Arial" w:hAnsi="Arial" w:cs="Arial"/>
          <w:sz w:val="22"/>
          <w:szCs w:val="22"/>
        </w:rPr>
        <w:t>aus de</w:t>
      </w:r>
      <w:r w:rsidR="00084DE3" w:rsidRPr="00A30090">
        <w:rPr>
          <w:rFonts w:ascii="Arial" w:hAnsi="Arial" w:cs="Arial"/>
          <w:sz w:val="22"/>
          <w:szCs w:val="22"/>
        </w:rPr>
        <w:t>n</w:t>
      </w:r>
      <w:r w:rsidR="00E61ECF" w:rsidRPr="00A30090">
        <w:rPr>
          <w:rFonts w:ascii="Arial" w:hAnsi="Arial" w:cs="Arial"/>
          <w:sz w:val="22"/>
          <w:szCs w:val="22"/>
        </w:rPr>
        <w:t xml:space="preserve"> </w:t>
      </w:r>
      <w:r w:rsidR="0063426C" w:rsidRPr="00A30090">
        <w:rPr>
          <w:rFonts w:ascii="Arial" w:hAnsi="Arial" w:cs="Arial"/>
          <w:sz w:val="22"/>
          <w:szCs w:val="22"/>
        </w:rPr>
        <w:t xml:space="preserve">im Einsatz </w:t>
      </w:r>
      <w:r w:rsidR="00E61ECF" w:rsidRPr="00A30090">
        <w:rPr>
          <w:rFonts w:ascii="Arial" w:hAnsi="Arial" w:cs="Arial"/>
          <w:sz w:val="22"/>
          <w:szCs w:val="22"/>
        </w:rPr>
        <w:t>befindlichen Waffensysteme</w:t>
      </w:r>
      <w:r w:rsidR="006C363D" w:rsidRPr="00A30090">
        <w:rPr>
          <w:rFonts w:ascii="Arial" w:hAnsi="Arial" w:cs="Arial"/>
          <w:sz w:val="22"/>
          <w:szCs w:val="22"/>
        </w:rPr>
        <w:t>n</w:t>
      </w:r>
      <w:r w:rsidR="00E61ECF" w:rsidRPr="00A30090">
        <w:rPr>
          <w:rFonts w:ascii="Arial" w:hAnsi="Arial" w:cs="Arial"/>
          <w:sz w:val="22"/>
          <w:szCs w:val="22"/>
        </w:rPr>
        <w:t xml:space="preserve"> </w:t>
      </w:r>
      <w:r w:rsidR="003C68AA" w:rsidRPr="00A30090">
        <w:rPr>
          <w:rFonts w:ascii="Arial" w:hAnsi="Arial" w:cs="Arial"/>
          <w:sz w:val="22"/>
          <w:szCs w:val="22"/>
        </w:rPr>
        <w:t xml:space="preserve">(WaSys): </w:t>
      </w:r>
      <w:r w:rsidR="00E61ECF" w:rsidRPr="00A30090">
        <w:rPr>
          <w:rFonts w:ascii="Arial" w:hAnsi="Arial" w:cs="Arial"/>
          <w:sz w:val="22"/>
          <w:szCs w:val="22"/>
        </w:rPr>
        <w:t>Leopard 2 (EMES), Fennek (BAAII), Puma (innerhalb PERI und WAO), NH 90 Marine, NightOwl und PzH 2000.</w:t>
      </w:r>
      <w:r w:rsidR="005124B5">
        <w:rPr>
          <w:rFonts w:ascii="Arial" w:hAnsi="Arial" w:cs="Arial"/>
          <w:sz w:val="22"/>
          <w:szCs w:val="22"/>
        </w:rPr>
        <w:t xml:space="preserve"> </w:t>
      </w:r>
      <w:r w:rsidR="00552B2E" w:rsidRPr="00A30090">
        <w:rPr>
          <w:rFonts w:ascii="Arial" w:hAnsi="Arial" w:cs="Arial"/>
          <w:sz w:val="22"/>
          <w:szCs w:val="22"/>
        </w:rPr>
        <w:t>Um bei der Anwendung</w:t>
      </w:r>
      <w:r w:rsidR="00131313" w:rsidRPr="00A30090">
        <w:rPr>
          <w:rFonts w:ascii="Arial" w:hAnsi="Arial" w:cs="Arial"/>
          <w:sz w:val="22"/>
          <w:szCs w:val="22"/>
        </w:rPr>
        <w:t xml:space="preserve"> diese</w:t>
      </w:r>
      <w:r w:rsidR="00552B2E" w:rsidRPr="00A30090">
        <w:rPr>
          <w:rFonts w:ascii="Arial" w:hAnsi="Arial" w:cs="Arial"/>
          <w:sz w:val="22"/>
          <w:szCs w:val="22"/>
        </w:rPr>
        <w:t>r</w:t>
      </w:r>
      <w:r w:rsidR="00131313" w:rsidRPr="00A30090">
        <w:rPr>
          <w:rFonts w:ascii="Arial" w:hAnsi="Arial" w:cs="Arial"/>
          <w:sz w:val="22"/>
          <w:szCs w:val="22"/>
        </w:rPr>
        <w:t xml:space="preserve"> Systeme </w:t>
      </w:r>
      <w:r w:rsidR="00084DE3" w:rsidRPr="00A30090">
        <w:rPr>
          <w:rFonts w:ascii="Arial" w:hAnsi="Arial" w:cs="Arial"/>
          <w:sz w:val="22"/>
          <w:szCs w:val="22"/>
        </w:rPr>
        <w:t xml:space="preserve">Zielkoordinaten </w:t>
      </w:r>
      <w:r w:rsidR="00552B2E" w:rsidRPr="00A30090">
        <w:rPr>
          <w:rFonts w:ascii="Arial" w:hAnsi="Arial" w:cs="Arial"/>
          <w:sz w:val="22"/>
          <w:szCs w:val="22"/>
        </w:rPr>
        <w:t xml:space="preserve">präzise </w:t>
      </w:r>
      <w:r w:rsidR="00084DE3" w:rsidRPr="00A30090">
        <w:rPr>
          <w:rFonts w:ascii="Arial" w:hAnsi="Arial" w:cs="Arial"/>
          <w:sz w:val="22"/>
          <w:szCs w:val="22"/>
        </w:rPr>
        <w:t>bestimm</w:t>
      </w:r>
      <w:r w:rsidR="000C6218" w:rsidRPr="00A30090">
        <w:rPr>
          <w:rFonts w:ascii="Arial" w:hAnsi="Arial" w:cs="Arial"/>
          <w:sz w:val="22"/>
          <w:szCs w:val="22"/>
        </w:rPr>
        <w:t>en</w:t>
      </w:r>
      <w:r w:rsidR="00084DE3" w:rsidRPr="00A30090">
        <w:rPr>
          <w:rFonts w:ascii="Arial" w:hAnsi="Arial" w:cs="Arial"/>
          <w:sz w:val="22"/>
          <w:szCs w:val="22"/>
        </w:rPr>
        <w:t xml:space="preserve"> und somit </w:t>
      </w:r>
      <w:r w:rsidR="00330A61" w:rsidRPr="00A30090">
        <w:rPr>
          <w:rFonts w:ascii="Arial" w:hAnsi="Arial" w:cs="Arial"/>
          <w:sz w:val="22"/>
          <w:szCs w:val="22"/>
        </w:rPr>
        <w:t xml:space="preserve">Ziele </w:t>
      </w:r>
      <w:r w:rsidR="00131313" w:rsidRPr="00A30090">
        <w:rPr>
          <w:rFonts w:ascii="Arial" w:hAnsi="Arial" w:cs="Arial"/>
          <w:sz w:val="22"/>
          <w:szCs w:val="22"/>
        </w:rPr>
        <w:t>treff</w:t>
      </w:r>
      <w:r w:rsidR="00330A61" w:rsidRPr="00A30090">
        <w:rPr>
          <w:rFonts w:ascii="Arial" w:hAnsi="Arial" w:cs="Arial"/>
          <w:sz w:val="22"/>
          <w:szCs w:val="22"/>
        </w:rPr>
        <w:t>sicher bekämpf</w:t>
      </w:r>
      <w:r w:rsidR="000C6218" w:rsidRPr="00A30090">
        <w:rPr>
          <w:rFonts w:ascii="Arial" w:hAnsi="Arial" w:cs="Arial"/>
          <w:sz w:val="22"/>
          <w:szCs w:val="22"/>
        </w:rPr>
        <w:t>en</w:t>
      </w:r>
      <w:r w:rsidR="00330A61" w:rsidRPr="00A30090">
        <w:rPr>
          <w:rFonts w:ascii="Arial" w:hAnsi="Arial" w:cs="Arial"/>
          <w:sz w:val="22"/>
          <w:szCs w:val="22"/>
        </w:rPr>
        <w:t xml:space="preserve"> </w:t>
      </w:r>
      <w:r w:rsidR="000C6218" w:rsidRPr="00A30090">
        <w:rPr>
          <w:rFonts w:ascii="Arial" w:hAnsi="Arial" w:cs="Arial"/>
          <w:sz w:val="22"/>
          <w:szCs w:val="22"/>
        </w:rPr>
        <w:t>zu</w:t>
      </w:r>
      <w:r w:rsidR="00131313" w:rsidRPr="00A30090">
        <w:rPr>
          <w:rFonts w:ascii="Arial" w:hAnsi="Arial" w:cs="Arial"/>
          <w:sz w:val="22"/>
          <w:szCs w:val="22"/>
        </w:rPr>
        <w:t xml:space="preserve"> können, sind </w:t>
      </w:r>
      <w:r w:rsidR="000C6218" w:rsidRPr="00A30090">
        <w:rPr>
          <w:rFonts w:ascii="Arial" w:hAnsi="Arial" w:cs="Arial"/>
          <w:sz w:val="22"/>
          <w:szCs w:val="22"/>
        </w:rPr>
        <w:t xml:space="preserve">für die Zielerfassung </w:t>
      </w:r>
      <w:r w:rsidR="00E61ECF" w:rsidRPr="00A30090">
        <w:rPr>
          <w:rFonts w:ascii="Arial" w:hAnsi="Arial" w:cs="Arial"/>
          <w:b/>
          <w:sz w:val="22"/>
          <w:szCs w:val="22"/>
        </w:rPr>
        <w:t>Laserentfernungsmesser</w:t>
      </w:r>
      <w:r w:rsidR="00E61ECF" w:rsidRPr="00A30090">
        <w:rPr>
          <w:rFonts w:ascii="Arial" w:hAnsi="Arial" w:cs="Arial"/>
          <w:sz w:val="22"/>
          <w:szCs w:val="22"/>
        </w:rPr>
        <w:t xml:space="preserve"> </w:t>
      </w:r>
      <w:r w:rsidR="006137C4" w:rsidRPr="00A30090">
        <w:rPr>
          <w:rFonts w:ascii="Arial" w:hAnsi="Arial" w:cs="Arial"/>
          <w:sz w:val="22"/>
          <w:szCs w:val="22"/>
        </w:rPr>
        <w:t xml:space="preserve">(LEM) </w:t>
      </w:r>
      <w:r w:rsidR="00E61ECF" w:rsidRPr="00A30090">
        <w:rPr>
          <w:rFonts w:ascii="Arial" w:hAnsi="Arial" w:cs="Arial"/>
          <w:sz w:val="22"/>
          <w:szCs w:val="22"/>
        </w:rPr>
        <w:t>verbaut.</w:t>
      </w:r>
      <w:r w:rsidR="000C6218" w:rsidRPr="00A30090">
        <w:rPr>
          <w:rFonts w:ascii="Arial" w:hAnsi="Arial" w:cs="Arial"/>
          <w:sz w:val="22"/>
          <w:szCs w:val="22"/>
        </w:rPr>
        <w:t xml:space="preserve"> </w:t>
      </w:r>
      <w:r w:rsidR="00446EBE">
        <w:rPr>
          <w:rFonts w:ascii="Arial" w:hAnsi="Arial" w:cs="Arial"/>
          <w:b/>
          <w:sz w:val="22"/>
          <w:szCs w:val="22"/>
        </w:rPr>
        <w:t>W</w:t>
      </w:r>
      <w:r w:rsidR="000C6218" w:rsidRPr="00A30090">
        <w:rPr>
          <w:rFonts w:ascii="Arial" w:hAnsi="Arial" w:cs="Arial"/>
          <w:b/>
          <w:sz w:val="22"/>
          <w:szCs w:val="22"/>
        </w:rPr>
        <w:t>esentliche Bestandteil</w:t>
      </w:r>
      <w:r w:rsidR="00446EBE">
        <w:rPr>
          <w:rFonts w:ascii="Arial" w:hAnsi="Arial" w:cs="Arial"/>
          <w:b/>
          <w:sz w:val="22"/>
          <w:szCs w:val="22"/>
        </w:rPr>
        <w:t>e</w:t>
      </w:r>
      <w:r w:rsidR="000C6218" w:rsidRPr="00A30090">
        <w:rPr>
          <w:rFonts w:ascii="Arial" w:hAnsi="Arial" w:cs="Arial"/>
          <w:sz w:val="22"/>
          <w:szCs w:val="22"/>
        </w:rPr>
        <w:t xml:space="preserve"> der </w:t>
      </w:r>
      <w:r w:rsidR="008B215E" w:rsidRPr="00A30090">
        <w:rPr>
          <w:rFonts w:ascii="Arial" w:hAnsi="Arial" w:cs="Arial"/>
          <w:sz w:val="22"/>
          <w:szCs w:val="22"/>
        </w:rPr>
        <w:t xml:space="preserve">LEM </w:t>
      </w:r>
      <w:r w:rsidR="00446EBE">
        <w:rPr>
          <w:rFonts w:ascii="Arial" w:hAnsi="Arial" w:cs="Arial"/>
          <w:sz w:val="22"/>
          <w:szCs w:val="22"/>
        </w:rPr>
        <w:t>sind</w:t>
      </w:r>
      <w:r w:rsidR="00446EBE" w:rsidRPr="00A30090">
        <w:rPr>
          <w:rFonts w:ascii="Arial" w:hAnsi="Arial" w:cs="Arial"/>
          <w:sz w:val="22"/>
          <w:szCs w:val="22"/>
        </w:rPr>
        <w:t xml:space="preserve"> </w:t>
      </w:r>
      <w:r w:rsidR="000C6218" w:rsidRPr="00A30090">
        <w:rPr>
          <w:rFonts w:ascii="Arial" w:hAnsi="Arial" w:cs="Arial"/>
          <w:sz w:val="22"/>
          <w:szCs w:val="22"/>
        </w:rPr>
        <w:t>optische Güteschalter und Modulatoren</w:t>
      </w:r>
      <w:r w:rsidR="00532313" w:rsidRPr="00A30090">
        <w:rPr>
          <w:rFonts w:ascii="Arial" w:hAnsi="Arial" w:cs="Arial"/>
          <w:sz w:val="22"/>
          <w:szCs w:val="22"/>
        </w:rPr>
        <w:t>.</w:t>
      </w:r>
      <w:r w:rsidR="00983442" w:rsidRPr="00A30090">
        <w:rPr>
          <w:rFonts w:ascii="Arial" w:hAnsi="Arial" w:cs="Arial"/>
          <w:sz w:val="22"/>
          <w:szCs w:val="22"/>
        </w:rPr>
        <w:t xml:space="preserve"> </w:t>
      </w:r>
      <w:r w:rsidR="009D556B" w:rsidRPr="00A30090">
        <w:rPr>
          <w:rFonts w:ascii="Arial" w:hAnsi="Arial" w:cs="Arial"/>
          <w:sz w:val="22"/>
          <w:szCs w:val="22"/>
        </w:rPr>
        <w:t xml:space="preserve">Der Bedarf an technischen Kristallen und daraus gefertigten optischen Bauelementen (BE) wird maßgeblich von der Anzahl der in der Nutzung befindlichen WaSys bestimmt. Die Hensoldt AG als Hauptbezieher dieser Kristalle in der DEU Rüstungsindustrie </w:t>
      </w:r>
      <w:r w:rsidR="00E604ED" w:rsidRPr="00A30090">
        <w:rPr>
          <w:rFonts w:ascii="Arial" w:hAnsi="Arial" w:cs="Arial"/>
          <w:sz w:val="22"/>
          <w:szCs w:val="22"/>
        </w:rPr>
        <w:t xml:space="preserve">gibt hierzu an, dass der Bedarf der Bw seit vielen Jahren gleichbleibend ist und absehbar bleiben wird. Die Hensoldt AG </w:t>
      </w:r>
      <w:r w:rsidR="009D556B" w:rsidRPr="00A30090">
        <w:rPr>
          <w:rFonts w:ascii="Arial" w:hAnsi="Arial" w:cs="Arial"/>
          <w:sz w:val="22"/>
          <w:szCs w:val="22"/>
        </w:rPr>
        <w:t>beziffert den jährlichen Gesamtbedarf an optischen Bauteilen für die Bw mit 1.000 Stück</w:t>
      </w:r>
      <w:r w:rsidR="00E604ED" w:rsidRPr="00A30090">
        <w:rPr>
          <w:rFonts w:ascii="Arial" w:hAnsi="Arial" w:cs="Arial"/>
          <w:sz w:val="22"/>
          <w:szCs w:val="22"/>
        </w:rPr>
        <w:t xml:space="preserve"> im Jahr</w:t>
      </w:r>
      <w:r w:rsidR="009D556B" w:rsidRPr="00A30090">
        <w:rPr>
          <w:rFonts w:ascii="Arial" w:hAnsi="Arial" w:cs="Arial"/>
          <w:sz w:val="22"/>
          <w:szCs w:val="22"/>
        </w:rPr>
        <w:t xml:space="preserve">. </w:t>
      </w:r>
    </w:p>
    <w:p w14:paraId="24A1FD20" w14:textId="77777777" w:rsidR="009D556B" w:rsidRPr="00A30090" w:rsidRDefault="009D556B" w:rsidP="0001312E">
      <w:pPr>
        <w:spacing w:line="360" w:lineRule="auto"/>
        <w:rPr>
          <w:rFonts w:ascii="Arial" w:hAnsi="Arial" w:cs="Arial"/>
          <w:sz w:val="22"/>
          <w:szCs w:val="22"/>
        </w:rPr>
      </w:pPr>
    </w:p>
    <w:p w14:paraId="5C96C732" w14:textId="77D47E2E" w:rsidR="009D556B" w:rsidRPr="00A30090" w:rsidRDefault="0063426C" w:rsidP="009D556B">
      <w:pPr>
        <w:spacing w:line="360" w:lineRule="auto"/>
        <w:rPr>
          <w:rFonts w:ascii="Arial" w:hAnsi="Arial" w:cs="Arial"/>
          <w:sz w:val="22"/>
          <w:szCs w:val="22"/>
        </w:rPr>
      </w:pPr>
      <w:r w:rsidRPr="00A30090">
        <w:rPr>
          <w:rFonts w:ascii="Arial" w:hAnsi="Arial" w:cs="Arial"/>
          <w:sz w:val="22"/>
          <w:szCs w:val="22"/>
        </w:rPr>
        <w:t>Zusätzlich besteht ein</w:t>
      </w:r>
      <w:r w:rsidR="00131313" w:rsidRPr="00A30090">
        <w:rPr>
          <w:rFonts w:ascii="Arial" w:hAnsi="Arial" w:cs="Arial"/>
          <w:sz w:val="22"/>
          <w:szCs w:val="22"/>
        </w:rPr>
        <w:t xml:space="preserve"> Bedarf der Bw in der Versorgung mit optischen </w:t>
      </w:r>
      <w:r w:rsidR="00BE177D" w:rsidRPr="00A30090">
        <w:rPr>
          <w:rFonts w:ascii="Arial" w:hAnsi="Arial" w:cs="Arial"/>
          <w:sz w:val="22"/>
          <w:szCs w:val="22"/>
        </w:rPr>
        <w:t>BE</w:t>
      </w:r>
      <w:r w:rsidR="00745E02" w:rsidRPr="00A30090">
        <w:rPr>
          <w:rFonts w:ascii="Arial" w:hAnsi="Arial" w:cs="Arial"/>
          <w:sz w:val="22"/>
          <w:szCs w:val="22"/>
        </w:rPr>
        <w:t xml:space="preserve"> </w:t>
      </w:r>
      <w:r w:rsidR="00131313" w:rsidRPr="00A30090">
        <w:rPr>
          <w:rFonts w:ascii="Arial" w:hAnsi="Arial" w:cs="Arial"/>
          <w:sz w:val="22"/>
          <w:szCs w:val="22"/>
        </w:rPr>
        <w:t xml:space="preserve">für die </w:t>
      </w:r>
      <w:r w:rsidR="00745E02" w:rsidRPr="00A30090">
        <w:rPr>
          <w:rFonts w:ascii="Arial" w:hAnsi="Arial" w:cs="Arial"/>
          <w:b/>
          <w:sz w:val="22"/>
          <w:szCs w:val="22"/>
        </w:rPr>
        <w:t xml:space="preserve">wehrtechnische </w:t>
      </w:r>
      <w:r w:rsidR="00131313" w:rsidRPr="00A30090">
        <w:rPr>
          <w:rFonts w:ascii="Arial" w:hAnsi="Arial" w:cs="Arial"/>
          <w:b/>
          <w:sz w:val="22"/>
          <w:szCs w:val="22"/>
        </w:rPr>
        <w:t>Forschung</w:t>
      </w:r>
      <w:r w:rsidR="00131313" w:rsidRPr="00A30090">
        <w:rPr>
          <w:rFonts w:ascii="Arial" w:hAnsi="Arial" w:cs="Arial"/>
          <w:sz w:val="22"/>
          <w:szCs w:val="22"/>
        </w:rPr>
        <w:t xml:space="preserve">. Hier werden innovative Verfahren und Laserquellen für </w:t>
      </w:r>
      <w:r w:rsidR="00131313" w:rsidRPr="00A30090">
        <w:rPr>
          <w:rFonts w:ascii="Arial" w:hAnsi="Arial" w:cs="Arial"/>
          <w:b/>
          <w:sz w:val="22"/>
          <w:szCs w:val="22"/>
        </w:rPr>
        <w:t>Directed Infrared Counter Measures</w:t>
      </w:r>
      <w:r w:rsidR="00131313" w:rsidRPr="00A30090">
        <w:rPr>
          <w:rFonts w:ascii="Arial" w:hAnsi="Arial" w:cs="Arial"/>
          <w:sz w:val="22"/>
          <w:szCs w:val="22"/>
        </w:rPr>
        <w:t xml:space="preserve"> </w:t>
      </w:r>
      <w:r w:rsidR="006137C4" w:rsidRPr="00A30090">
        <w:rPr>
          <w:rFonts w:ascii="Arial" w:hAnsi="Arial" w:cs="Arial"/>
          <w:sz w:val="22"/>
          <w:szCs w:val="22"/>
        </w:rPr>
        <w:t xml:space="preserve">(DIRCM) </w:t>
      </w:r>
      <w:r w:rsidR="000636EF" w:rsidRPr="00A30090">
        <w:rPr>
          <w:rFonts w:ascii="Arial" w:hAnsi="Arial" w:cs="Arial"/>
          <w:sz w:val="22"/>
          <w:szCs w:val="22"/>
        </w:rPr>
        <w:t>untersucht</w:t>
      </w:r>
      <w:r w:rsidR="00131313" w:rsidRPr="00A30090">
        <w:rPr>
          <w:rFonts w:ascii="Arial" w:hAnsi="Arial" w:cs="Arial"/>
          <w:sz w:val="22"/>
          <w:szCs w:val="22"/>
        </w:rPr>
        <w:t>.</w:t>
      </w:r>
      <w:r w:rsidR="009D556B" w:rsidRPr="00A30090">
        <w:rPr>
          <w:rFonts w:ascii="Arial" w:hAnsi="Arial" w:cs="Arial"/>
          <w:sz w:val="22"/>
          <w:szCs w:val="22"/>
        </w:rPr>
        <w:t xml:space="preserve"> Für die wehrtechnische Forschung werden im Jahr 100 Stück benötigt.</w:t>
      </w:r>
    </w:p>
    <w:p w14:paraId="7B2FB7E5" w14:textId="31D3CF1F" w:rsidR="00D0008B" w:rsidRPr="00A30090" w:rsidRDefault="00D0008B" w:rsidP="0001312E">
      <w:pPr>
        <w:spacing w:line="360" w:lineRule="auto"/>
        <w:rPr>
          <w:rFonts w:ascii="Arial" w:hAnsi="Arial" w:cs="Arial"/>
          <w:sz w:val="22"/>
          <w:szCs w:val="22"/>
        </w:rPr>
      </w:pPr>
    </w:p>
    <w:p w14:paraId="5EA7E4BE" w14:textId="4A791F4F" w:rsidR="00E604ED" w:rsidRPr="00A30090" w:rsidRDefault="00E604ED" w:rsidP="00E604ED">
      <w:pPr>
        <w:spacing w:line="360" w:lineRule="auto"/>
        <w:rPr>
          <w:rFonts w:ascii="Arial" w:hAnsi="Arial" w:cs="Arial"/>
          <w:sz w:val="22"/>
          <w:szCs w:val="22"/>
        </w:rPr>
      </w:pPr>
      <w:r w:rsidRPr="00A30090">
        <w:rPr>
          <w:rFonts w:ascii="Arial" w:hAnsi="Arial" w:cs="Arial"/>
          <w:sz w:val="22"/>
          <w:szCs w:val="22"/>
        </w:rPr>
        <w:t xml:space="preserve">Im Jahresdurchschnitt werden für LEM und DIRCM somit </w:t>
      </w:r>
      <w:r w:rsidR="007801E4" w:rsidRPr="00A30090">
        <w:rPr>
          <w:rFonts w:ascii="Arial" w:hAnsi="Arial" w:cs="Arial"/>
          <w:sz w:val="22"/>
          <w:szCs w:val="22"/>
        </w:rPr>
        <w:t xml:space="preserve">regelmäßig </w:t>
      </w:r>
      <w:r w:rsidRPr="00A30090">
        <w:rPr>
          <w:rFonts w:ascii="Arial" w:hAnsi="Arial" w:cs="Arial"/>
          <w:sz w:val="22"/>
          <w:szCs w:val="22"/>
        </w:rPr>
        <w:t xml:space="preserve">1.100 Stück optischer BE verbaut. </w:t>
      </w:r>
    </w:p>
    <w:p w14:paraId="628CF7DB" w14:textId="24761DB1" w:rsidR="009370B0" w:rsidRPr="00A30090" w:rsidRDefault="009370B0" w:rsidP="009370B0">
      <w:pPr>
        <w:spacing w:line="360" w:lineRule="auto"/>
        <w:rPr>
          <w:rFonts w:ascii="Arial" w:hAnsi="Arial" w:cs="Arial"/>
          <w:sz w:val="22"/>
          <w:szCs w:val="22"/>
        </w:rPr>
      </w:pPr>
      <w:r w:rsidRPr="00A30090">
        <w:rPr>
          <w:rFonts w:ascii="Arial" w:hAnsi="Arial" w:cs="Arial"/>
          <w:sz w:val="22"/>
          <w:szCs w:val="22"/>
        </w:rPr>
        <w:lastRenderedPageBreak/>
        <w:t>Die folgenden Kristalle</w:t>
      </w:r>
      <w:r w:rsidRPr="00A30090">
        <w:rPr>
          <w:rStyle w:val="Funotenzeichen"/>
          <w:rFonts w:ascii="Arial" w:hAnsi="Arial" w:cs="Arial"/>
          <w:sz w:val="22"/>
          <w:szCs w:val="22"/>
        </w:rPr>
        <w:footnoteReference w:id="2"/>
      </w:r>
      <w:r w:rsidRPr="00A30090">
        <w:rPr>
          <w:rFonts w:ascii="Arial" w:hAnsi="Arial" w:cs="Arial"/>
          <w:sz w:val="22"/>
          <w:szCs w:val="22"/>
        </w:rPr>
        <w:t xml:space="preserve"> werden für Rüstungsgüter </w:t>
      </w:r>
      <w:r w:rsidR="007801E4" w:rsidRPr="00A30090">
        <w:rPr>
          <w:rFonts w:ascii="Arial" w:hAnsi="Arial" w:cs="Arial"/>
          <w:sz w:val="22"/>
          <w:szCs w:val="22"/>
        </w:rPr>
        <w:t xml:space="preserve">(lfd. Nr. 1 = Hensoldt) </w:t>
      </w:r>
      <w:r w:rsidRPr="00A30090">
        <w:rPr>
          <w:rFonts w:ascii="Arial" w:hAnsi="Arial" w:cs="Arial"/>
          <w:sz w:val="22"/>
          <w:szCs w:val="22"/>
        </w:rPr>
        <w:t>bzw. wehr</w:t>
      </w:r>
      <w:r w:rsidR="00707B0D">
        <w:rPr>
          <w:rFonts w:ascii="Arial" w:hAnsi="Arial" w:cs="Arial"/>
          <w:sz w:val="22"/>
          <w:szCs w:val="22"/>
        </w:rPr>
        <w:t>technische</w:t>
      </w:r>
      <w:r w:rsidRPr="00A30090">
        <w:rPr>
          <w:rFonts w:ascii="Arial" w:hAnsi="Arial" w:cs="Arial"/>
          <w:sz w:val="22"/>
          <w:szCs w:val="22"/>
        </w:rPr>
        <w:t xml:space="preserve"> Forschung </w:t>
      </w:r>
      <w:r w:rsidR="007801E4" w:rsidRPr="00A30090">
        <w:rPr>
          <w:rFonts w:ascii="Arial" w:hAnsi="Arial" w:cs="Arial"/>
          <w:sz w:val="22"/>
          <w:szCs w:val="22"/>
        </w:rPr>
        <w:t xml:space="preserve">(lfd. Nr. 2 bis 9 = </w:t>
      </w:r>
      <w:r w:rsidR="009711B8" w:rsidRPr="00A30090">
        <w:rPr>
          <w:rFonts w:ascii="Arial" w:hAnsi="Arial" w:cs="Arial"/>
          <w:sz w:val="22"/>
          <w:szCs w:val="22"/>
        </w:rPr>
        <w:t>Fraunhofer-Institut für Optronik, Systemtechnik und Bildauswertung [</w:t>
      </w:r>
      <w:r w:rsidR="007801E4" w:rsidRPr="00A30090">
        <w:rPr>
          <w:rFonts w:ascii="Arial" w:hAnsi="Arial" w:cs="Arial"/>
          <w:sz w:val="22"/>
          <w:szCs w:val="22"/>
        </w:rPr>
        <w:t>IOSB</w:t>
      </w:r>
      <w:r w:rsidR="009711B8" w:rsidRPr="00A30090">
        <w:rPr>
          <w:rFonts w:ascii="Arial" w:hAnsi="Arial" w:cs="Arial"/>
          <w:sz w:val="22"/>
          <w:szCs w:val="22"/>
        </w:rPr>
        <w:t>]</w:t>
      </w:r>
      <w:r w:rsidR="007801E4" w:rsidRPr="00A30090">
        <w:rPr>
          <w:rFonts w:ascii="Arial" w:hAnsi="Arial" w:cs="Arial"/>
          <w:sz w:val="22"/>
          <w:szCs w:val="22"/>
        </w:rPr>
        <w:t xml:space="preserve">) </w:t>
      </w:r>
      <w:r w:rsidRPr="00A30090">
        <w:rPr>
          <w:rFonts w:ascii="Arial" w:hAnsi="Arial" w:cs="Arial"/>
          <w:sz w:val="22"/>
          <w:szCs w:val="22"/>
        </w:rPr>
        <w:t>benötigt:</w:t>
      </w:r>
    </w:p>
    <w:p w14:paraId="550D7AB4" w14:textId="77777777" w:rsidR="009370B0" w:rsidRPr="00A30090" w:rsidRDefault="009370B0" w:rsidP="009370B0">
      <w:pPr>
        <w:spacing w:line="360" w:lineRule="auto"/>
        <w:ind w:left="578"/>
        <w:rPr>
          <w:rFonts w:ascii="Arial" w:hAnsi="Arial" w:cs="Arial"/>
          <w:sz w:val="22"/>
          <w:szCs w:val="22"/>
        </w:rPr>
      </w:pPr>
    </w:p>
    <w:tbl>
      <w:tblPr>
        <w:tblW w:w="8409" w:type="dxa"/>
        <w:jc w:val="center"/>
        <w:tblCellMar>
          <w:left w:w="70" w:type="dxa"/>
          <w:right w:w="70" w:type="dxa"/>
        </w:tblCellMar>
        <w:tblLook w:val="04A0" w:firstRow="1" w:lastRow="0" w:firstColumn="1" w:lastColumn="0" w:noHBand="0" w:noVBand="1"/>
      </w:tblPr>
      <w:tblGrid>
        <w:gridCol w:w="567"/>
        <w:gridCol w:w="1560"/>
        <w:gridCol w:w="4252"/>
        <w:gridCol w:w="992"/>
        <w:gridCol w:w="1038"/>
      </w:tblGrid>
      <w:tr w:rsidR="008D1264" w:rsidRPr="00A30090" w14:paraId="4EBA0D51" w14:textId="77777777" w:rsidTr="00C93BE2">
        <w:trPr>
          <w:trHeight w:val="315"/>
          <w:jc w:val="center"/>
        </w:trPr>
        <w:tc>
          <w:tcPr>
            <w:tcW w:w="56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8F2F890" w14:textId="77777777" w:rsidR="008D1264" w:rsidRPr="00A30090" w:rsidRDefault="008D1264">
            <w:pPr>
              <w:rPr>
                <w:rFonts w:ascii="Arial" w:hAnsi="Arial" w:cs="Arial"/>
                <w:b/>
                <w:bCs/>
                <w:color w:val="000000"/>
                <w:sz w:val="22"/>
                <w:szCs w:val="22"/>
              </w:rPr>
            </w:pPr>
            <w:r w:rsidRPr="00A30090">
              <w:rPr>
                <w:rFonts w:ascii="Arial" w:hAnsi="Arial" w:cs="Arial"/>
                <w:b/>
                <w:bCs/>
                <w:color w:val="000000"/>
                <w:sz w:val="22"/>
                <w:szCs w:val="22"/>
              </w:rPr>
              <w:t>lfd. Nr.</w:t>
            </w:r>
          </w:p>
        </w:tc>
        <w:tc>
          <w:tcPr>
            <w:tcW w:w="15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C36B223" w14:textId="77777777" w:rsidR="008D1264" w:rsidRPr="00A30090" w:rsidRDefault="008D1264">
            <w:pPr>
              <w:rPr>
                <w:rFonts w:ascii="Arial" w:hAnsi="Arial" w:cs="Arial"/>
                <w:b/>
                <w:bCs/>
                <w:color w:val="000000"/>
                <w:sz w:val="22"/>
                <w:szCs w:val="22"/>
              </w:rPr>
            </w:pPr>
            <w:r w:rsidRPr="00A30090">
              <w:rPr>
                <w:rFonts w:ascii="Arial" w:hAnsi="Arial" w:cs="Arial"/>
                <w:b/>
                <w:bCs/>
                <w:color w:val="000000"/>
                <w:sz w:val="22"/>
                <w:szCs w:val="22"/>
              </w:rPr>
              <w:t>Kristall</w:t>
            </w:r>
          </w:p>
        </w:tc>
        <w:tc>
          <w:tcPr>
            <w:tcW w:w="4252"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95CAC12" w14:textId="77777777" w:rsidR="008D1264" w:rsidRPr="00A30090" w:rsidRDefault="008D1264">
            <w:pPr>
              <w:rPr>
                <w:rFonts w:ascii="Arial" w:hAnsi="Arial" w:cs="Arial"/>
                <w:b/>
                <w:bCs/>
                <w:color w:val="000000"/>
                <w:sz w:val="22"/>
                <w:szCs w:val="22"/>
              </w:rPr>
            </w:pPr>
            <w:r w:rsidRPr="00A30090">
              <w:rPr>
                <w:rFonts w:ascii="Arial" w:hAnsi="Arial" w:cs="Arial"/>
                <w:b/>
                <w:bCs/>
                <w:color w:val="000000"/>
                <w:sz w:val="22"/>
                <w:szCs w:val="22"/>
              </w:rPr>
              <w:t>Verwendung</w:t>
            </w:r>
          </w:p>
        </w:tc>
        <w:tc>
          <w:tcPr>
            <w:tcW w:w="203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3423A0E" w14:textId="77777777" w:rsidR="008D1264" w:rsidRPr="00A30090" w:rsidRDefault="008D1264">
            <w:pPr>
              <w:jc w:val="center"/>
              <w:rPr>
                <w:rFonts w:ascii="Arial" w:hAnsi="Arial" w:cs="Arial"/>
                <w:b/>
                <w:bCs/>
                <w:color w:val="000000"/>
                <w:sz w:val="22"/>
                <w:szCs w:val="22"/>
              </w:rPr>
            </w:pPr>
            <w:r w:rsidRPr="00A30090">
              <w:rPr>
                <w:rFonts w:ascii="Arial" w:hAnsi="Arial" w:cs="Arial"/>
                <w:b/>
                <w:bCs/>
                <w:color w:val="000000"/>
                <w:sz w:val="22"/>
                <w:szCs w:val="22"/>
              </w:rPr>
              <w:t>Tiegel</w:t>
            </w:r>
          </w:p>
        </w:tc>
      </w:tr>
      <w:tr w:rsidR="008D1264" w:rsidRPr="00A30090" w14:paraId="0C9967AD" w14:textId="77777777" w:rsidTr="00C93BE2">
        <w:trPr>
          <w:trHeight w:val="315"/>
          <w:jc w:val="center"/>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529DBB5C" w14:textId="77777777" w:rsidR="008D1264" w:rsidRPr="00A30090" w:rsidRDefault="008D1264">
            <w:pPr>
              <w:rPr>
                <w:rFonts w:ascii="Arial" w:hAnsi="Arial" w:cs="Arial"/>
                <w:b/>
                <w:bCs/>
                <w:color w:val="000000"/>
                <w:sz w:val="22"/>
                <w:szCs w:val="22"/>
              </w:rPr>
            </w:pPr>
          </w:p>
        </w:tc>
        <w:tc>
          <w:tcPr>
            <w:tcW w:w="1560" w:type="dxa"/>
            <w:vMerge/>
            <w:tcBorders>
              <w:top w:val="single" w:sz="8" w:space="0" w:color="auto"/>
              <w:left w:val="single" w:sz="8" w:space="0" w:color="auto"/>
              <w:bottom w:val="single" w:sz="8" w:space="0" w:color="000000"/>
              <w:right w:val="single" w:sz="8" w:space="0" w:color="auto"/>
            </w:tcBorders>
            <w:vAlign w:val="center"/>
            <w:hideMark/>
          </w:tcPr>
          <w:p w14:paraId="08299796" w14:textId="77777777" w:rsidR="008D1264" w:rsidRPr="00A30090" w:rsidRDefault="008D1264">
            <w:pPr>
              <w:rPr>
                <w:rFonts w:ascii="Arial" w:hAnsi="Arial" w:cs="Arial"/>
                <w:b/>
                <w:bCs/>
                <w:color w:val="000000"/>
                <w:sz w:val="22"/>
                <w:szCs w:val="22"/>
              </w:rPr>
            </w:pPr>
          </w:p>
        </w:tc>
        <w:tc>
          <w:tcPr>
            <w:tcW w:w="4252" w:type="dxa"/>
            <w:vMerge/>
            <w:tcBorders>
              <w:top w:val="single" w:sz="8" w:space="0" w:color="auto"/>
              <w:left w:val="single" w:sz="8" w:space="0" w:color="auto"/>
              <w:bottom w:val="single" w:sz="8" w:space="0" w:color="000000"/>
              <w:right w:val="single" w:sz="8" w:space="0" w:color="auto"/>
            </w:tcBorders>
            <w:vAlign w:val="center"/>
            <w:hideMark/>
          </w:tcPr>
          <w:p w14:paraId="3EA8FCD4" w14:textId="77777777" w:rsidR="008D1264" w:rsidRPr="00A30090" w:rsidRDefault="008D1264">
            <w:pPr>
              <w:rPr>
                <w:rFonts w:ascii="Arial" w:hAnsi="Arial" w:cs="Arial"/>
                <w:b/>
                <w:bCs/>
                <w:color w:val="000000"/>
                <w:sz w:val="22"/>
                <w:szCs w:val="22"/>
              </w:rPr>
            </w:pPr>
          </w:p>
        </w:tc>
        <w:tc>
          <w:tcPr>
            <w:tcW w:w="992" w:type="dxa"/>
            <w:tcBorders>
              <w:top w:val="nil"/>
              <w:left w:val="nil"/>
              <w:bottom w:val="single" w:sz="8" w:space="0" w:color="auto"/>
              <w:right w:val="single" w:sz="8" w:space="0" w:color="auto"/>
            </w:tcBorders>
            <w:shd w:val="clear" w:color="000000" w:fill="FFF2CC"/>
            <w:noWrap/>
            <w:vAlign w:val="center"/>
            <w:hideMark/>
          </w:tcPr>
          <w:p w14:paraId="73F838B7" w14:textId="77777777" w:rsidR="008D1264" w:rsidRPr="00A30090" w:rsidRDefault="008D1264">
            <w:pPr>
              <w:jc w:val="center"/>
              <w:rPr>
                <w:rFonts w:ascii="Arial" w:hAnsi="Arial" w:cs="Arial"/>
                <w:b/>
                <w:bCs/>
                <w:color w:val="000000"/>
                <w:sz w:val="22"/>
                <w:szCs w:val="22"/>
              </w:rPr>
            </w:pPr>
            <w:r w:rsidRPr="00A30090">
              <w:rPr>
                <w:rFonts w:ascii="Arial" w:hAnsi="Arial" w:cs="Arial"/>
                <w:b/>
                <w:bCs/>
                <w:color w:val="000000"/>
                <w:sz w:val="22"/>
                <w:szCs w:val="22"/>
              </w:rPr>
              <w:t>Iridium</w:t>
            </w:r>
          </w:p>
        </w:tc>
        <w:tc>
          <w:tcPr>
            <w:tcW w:w="1038" w:type="dxa"/>
            <w:tcBorders>
              <w:top w:val="nil"/>
              <w:left w:val="nil"/>
              <w:bottom w:val="single" w:sz="8" w:space="0" w:color="auto"/>
              <w:right w:val="single" w:sz="8" w:space="0" w:color="auto"/>
            </w:tcBorders>
            <w:shd w:val="clear" w:color="000000" w:fill="EDEDED"/>
            <w:noWrap/>
            <w:vAlign w:val="center"/>
            <w:hideMark/>
          </w:tcPr>
          <w:p w14:paraId="14A4AD4F" w14:textId="77777777" w:rsidR="008D1264" w:rsidRPr="00A30090" w:rsidRDefault="008D1264">
            <w:pPr>
              <w:jc w:val="center"/>
              <w:rPr>
                <w:rFonts w:ascii="Arial" w:hAnsi="Arial" w:cs="Arial"/>
                <w:b/>
                <w:bCs/>
                <w:color w:val="000000"/>
                <w:sz w:val="22"/>
                <w:szCs w:val="22"/>
              </w:rPr>
            </w:pPr>
            <w:r w:rsidRPr="00A30090">
              <w:rPr>
                <w:rFonts w:ascii="Arial" w:hAnsi="Arial" w:cs="Arial"/>
                <w:b/>
                <w:bCs/>
                <w:color w:val="000000"/>
                <w:sz w:val="22"/>
                <w:szCs w:val="22"/>
              </w:rPr>
              <w:t>Platin</w:t>
            </w:r>
          </w:p>
        </w:tc>
      </w:tr>
      <w:tr w:rsidR="008D1264" w:rsidRPr="00A30090" w14:paraId="45ECA11C"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742AFF42"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1</w:t>
            </w:r>
          </w:p>
        </w:tc>
        <w:tc>
          <w:tcPr>
            <w:tcW w:w="1560" w:type="dxa"/>
            <w:tcBorders>
              <w:top w:val="nil"/>
              <w:left w:val="nil"/>
              <w:bottom w:val="single" w:sz="8" w:space="0" w:color="auto"/>
              <w:right w:val="single" w:sz="8" w:space="0" w:color="auto"/>
            </w:tcBorders>
            <w:shd w:val="clear" w:color="000000" w:fill="FFF2CC"/>
            <w:noWrap/>
            <w:vAlign w:val="center"/>
            <w:hideMark/>
          </w:tcPr>
          <w:p w14:paraId="308F75A6"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Cr4+:YAG</w:t>
            </w:r>
          </w:p>
        </w:tc>
        <w:tc>
          <w:tcPr>
            <w:tcW w:w="4252" w:type="dxa"/>
            <w:tcBorders>
              <w:top w:val="nil"/>
              <w:left w:val="nil"/>
              <w:bottom w:val="single" w:sz="8" w:space="0" w:color="auto"/>
              <w:right w:val="single" w:sz="8" w:space="0" w:color="auto"/>
            </w:tcBorders>
            <w:shd w:val="clear" w:color="000000" w:fill="FFF2CC"/>
            <w:noWrap/>
            <w:vAlign w:val="center"/>
            <w:hideMark/>
          </w:tcPr>
          <w:p w14:paraId="0AA11FB9"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Güteschalter Laserentfernungsmesser</w:t>
            </w:r>
          </w:p>
        </w:tc>
        <w:tc>
          <w:tcPr>
            <w:tcW w:w="992" w:type="dxa"/>
            <w:tcBorders>
              <w:top w:val="nil"/>
              <w:left w:val="nil"/>
              <w:bottom w:val="single" w:sz="8" w:space="0" w:color="auto"/>
              <w:right w:val="single" w:sz="8" w:space="0" w:color="auto"/>
            </w:tcBorders>
            <w:shd w:val="clear" w:color="000000" w:fill="FFF2CC"/>
            <w:noWrap/>
            <w:vAlign w:val="center"/>
            <w:hideMark/>
          </w:tcPr>
          <w:p w14:paraId="624ABB72"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c>
          <w:tcPr>
            <w:tcW w:w="1038" w:type="dxa"/>
            <w:tcBorders>
              <w:top w:val="nil"/>
              <w:left w:val="nil"/>
              <w:bottom w:val="single" w:sz="8" w:space="0" w:color="auto"/>
              <w:right w:val="single" w:sz="8" w:space="0" w:color="auto"/>
            </w:tcBorders>
            <w:shd w:val="clear" w:color="000000" w:fill="EDEDED"/>
            <w:noWrap/>
            <w:vAlign w:val="center"/>
            <w:hideMark/>
          </w:tcPr>
          <w:p w14:paraId="6805E9F1"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r>
      <w:tr w:rsidR="008D1264" w:rsidRPr="00A30090" w14:paraId="7914977B"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21ED91DB"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2</w:t>
            </w:r>
          </w:p>
        </w:tc>
        <w:tc>
          <w:tcPr>
            <w:tcW w:w="1560" w:type="dxa"/>
            <w:tcBorders>
              <w:top w:val="nil"/>
              <w:left w:val="nil"/>
              <w:bottom w:val="single" w:sz="8" w:space="0" w:color="auto"/>
              <w:right w:val="single" w:sz="8" w:space="0" w:color="auto"/>
            </w:tcBorders>
            <w:shd w:val="clear" w:color="000000" w:fill="FFF2CC"/>
            <w:noWrap/>
            <w:vAlign w:val="center"/>
            <w:hideMark/>
          </w:tcPr>
          <w:p w14:paraId="32013A81"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Nd:YAG</w:t>
            </w:r>
          </w:p>
        </w:tc>
        <w:tc>
          <w:tcPr>
            <w:tcW w:w="4252" w:type="dxa"/>
            <w:tcBorders>
              <w:top w:val="nil"/>
              <w:left w:val="nil"/>
              <w:bottom w:val="single" w:sz="8" w:space="0" w:color="auto"/>
              <w:right w:val="single" w:sz="8" w:space="0" w:color="auto"/>
            </w:tcBorders>
            <w:shd w:val="clear" w:color="000000" w:fill="FFF2CC"/>
            <w:noWrap/>
            <w:vAlign w:val="center"/>
            <w:hideMark/>
          </w:tcPr>
          <w:p w14:paraId="742E2653"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Laser</w:t>
            </w:r>
          </w:p>
        </w:tc>
        <w:tc>
          <w:tcPr>
            <w:tcW w:w="992" w:type="dxa"/>
            <w:tcBorders>
              <w:top w:val="nil"/>
              <w:left w:val="nil"/>
              <w:bottom w:val="single" w:sz="8" w:space="0" w:color="auto"/>
              <w:right w:val="single" w:sz="8" w:space="0" w:color="auto"/>
            </w:tcBorders>
            <w:shd w:val="clear" w:color="000000" w:fill="FFF2CC"/>
            <w:noWrap/>
            <w:vAlign w:val="center"/>
            <w:hideMark/>
          </w:tcPr>
          <w:p w14:paraId="29813896"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c>
          <w:tcPr>
            <w:tcW w:w="1038" w:type="dxa"/>
            <w:tcBorders>
              <w:top w:val="nil"/>
              <w:left w:val="nil"/>
              <w:bottom w:val="single" w:sz="8" w:space="0" w:color="auto"/>
              <w:right w:val="single" w:sz="8" w:space="0" w:color="auto"/>
            </w:tcBorders>
            <w:shd w:val="clear" w:color="000000" w:fill="EDEDED"/>
            <w:noWrap/>
            <w:vAlign w:val="center"/>
            <w:hideMark/>
          </w:tcPr>
          <w:p w14:paraId="5D64A4D6"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r>
      <w:tr w:rsidR="008D1264" w:rsidRPr="00A30090" w14:paraId="1064B650"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26043F8C"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3</w:t>
            </w:r>
          </w:p>
        </w:tc>
        <w:tc>
          <w:tcPr>
            <w:tcW w:w="1560" w:type="dxa"/>
            <w:tcBorders>
              <w:top w:val="nil"/>
              <w:left w:val="nil"/>
              <w:bottom w:val="single" w:sz="8" w:space="0" w:color="auto"/>
              <w:right w:val="single" w:sz="8" w:space="0" w:color="auto"/>
            </w:tcBorders>
            <w:shd w:val="clear" w:color="000000" w:fill="FFF2CC"/>
            <w:noWrap/>
            <w:vAlign w:val="center"/>
            <w:hideMark/>
          </w:tcPr>
          <w:p w14:paraId="0C06AD10"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Ho:YAG</w:t>
            </w:r>
          </w:p>
        </w:tc>
        <w:tc>
          <w:tcPr>
            <w:tcW w:w="4252" w:type="dxa"/>
            <w:tcBorders>
              <w:top w:val="nil"/>
              <w:left w:val="nil"/>
              <w:bottom w:val="single" w:sz="8" w:space="0" w:color="auto"/>
              <w:right w:val="single" w:sz="8" w:space="0" w:color="auto"/>
            </w:tcBorders>
            <w:shd w:val="clear" w:color="000000" w:fill="FFF2CC"/>
            <w:noWrap/>
            <w:vAlign w:val="center"/>
            <w:hideMark/>
          </w:tcPr>
          <w:p w14:paraId="7729F20F"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Laser</w:t>
            </w:r>
          </w:p>
        </w:tc>
        <w:tc>
          <w:tcPr>
            <w:tcW w:w="992" w:type="dxa"/>
            <w:tcBorders>
              <w:top w:val="nil"/>
              <w:left w:val="nil"/>
              <w:bottom w:val="single" w:sz="8" w:space="0" w:color="auto"/>
              <w:right w:val="single" w:sz="8" w:space="0" w:color="auto"/>
            </w:tcBorders>
            <w:shd w:val="clear" w:color="000000" w:fill="FFF2CC"/>
            <w:noWrap/>
            <w:vAlign w:val="center"/>
            <w:hideMark/>
          </w:tcPr>
          <w:p w14:paraId="1F3832F2"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c>
          <w:tcPr>
            <w:tcW w:w="1038" w:type="dxa"/>
            <w:tcBorders>
              <w:top w:val="nil"/>
              <w:left w:val="nil"/>
              <w:bottom w:val="single" w:sz="8" w:space="0" w:color="auto"/>
              <w:right w:val="single" w:sz="8" w:space="0" w:color="auto"/>
            </w:tcBorders>
            <w:shd w:val="clear" w:color="000000" w:fill="EDEDED"/>
            <w:noWrap/>
            <w:vAlign w:val="center"/>
            <w:hideMark/>
          </w:tcPr>
          <w:p w14:paraId="4A072D61"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r>
      <w:tr w:rsidR="008D1264" w:rsidRPr="00A30090" w14:paraId="7E10D6BC"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02B2C6E6"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4</w:t>
            </w:r>
          </w:p>
        </w:tc>
        <w:tc>
          <w:tcPr>
            <w:tcW w:w="1560" w:type="dxa"/>
            <w:tcBorders>
              <w:top w:val="nil"/>
              <w:left w:val="nil"/>
              <w:bottom w:val="single" w:sz="8" w:space="0" w:color="auto"/>
              <w:right w:val="single" w:sz="8" w:space="0" w:color="auto"/>
            </w:tcBorders>
            <w:shd w:val="clear" w:color="000000" w:fill="FFF2CC"/>
            <w:noWrap/>
            <w:vAlign w:val="center"/>
            <w:hideMark/>
          </w:tcPr>
          <w:p w14:paraId="1F852300"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Yb:YAG</w:t>
            </w:r>
          </w:p>
        </w:tc>
        <w:tc>
          <w:tcPr>
            <w:tcW w:w="4252" w:type="dxa"/>
            <w:tcBorders>
              <w:top w:val="nil"/>
              <w:left w:val="nil"/>
              <w:bottom w:val="single" w:sz="8" w:space="0" w:color="auto"/>
              <w:right w:val="single" w:sz="8" w:space="0" w:color="auto"/>
            </w:tcBorders>
            <w:shd w:val="clear" w:color="000000" w:fill="FFF2CC"/>
            <w:noWrap/>
            <w:vAlign w:val="center"/>
            <w:hideMark/>
          </w:tcPr>
          <w:p w14:paraId="519C6861"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Laser</w:t>
            </w:r>
          </w:p>
        </w:tc>
        <w:tc>
          <w:tcPr>
            <w:tcW w:w="992" w:type="dxa"/>
            <w:tcBorders>
              <w:top w:val="nil"/>
              <w:left w:val="nil"/>
              <w:bottom w:val="single" w:sz="8" w:space="0" w:color="auto"/>
              <w:right w:val="single" w:sz="8" w:space="0" w:color="auto"/>
            </w:tcBorders>
            <w:shd w:val="clear" w:color="000000" w:fill="FFF2CC"/>
            <w:noWrap/>
            <w:vAlign w:val="center"/>
            <w:hideMark/>
          </w:tcPr>
          <w:p w14:paraId="785D369D"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c>
          <w:tcPr>
            <w:tcW w:w="1038" w:type="dxa"/>
            <w:tcBorders>
              <w:top w:val="nil"/>
              <w:left w:val="nil"/>
              <w:bottom w:val="single" w:sz="8" w:space="0" w:color="auto"/>
              <w:right w:val="single" w:sz="8" w:space="0" w:color="auto"/>
            </w:tcBorders>
            <w:shd w:val="clear" w:color="000000" w:fill="EDEDED"/>
            <w:noWrap/>
            <w:vAlign w:val="center"/>
            <w:hideMark/>
          </w:tcPr>
          <w:p w14:paraId="2B051C06"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r>
      <w:tr w:rsidR="008D1264" w:rsidRPr="00A30090" w14:paraId="5813A79B"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670AF237"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5</w:t>
            </w:r>
          </w:p>
        </w:tc>
        <w:tc>
          <w:tcPr>
            <w:tcW w:w="1560" w:type="dxa"/>
            <w:tcBorders>
              <w:top w:val="nil"/>
              <w:left w:val="nil"/>
              <w:bottom w:val="single" w:sz="8" w:space="0" w:color="auto"/>
              <w:right w:val="single" w:sz="8" w:space="0" w:color="auto"/>
            </w:tcBorders>
            <w:shd w:val="clear" w:color="000000" w:fill="FFF2CC"/>
            <w:noWrap/>
            <w:vAlign w:val="center"/>
            <w:hideMark/>
          </w:tcPr>
          <w:p w14:paraId="29FB1501"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TGG</w:t>
            </w:r>
          </w:p>
        </w:tc>
        <w:tc>
          <w:tcPr>
            <w:tcW w:w="4252" w:type="dxa"/>
            <w:tcBorders>
              <w:top w:val="nil"/>
              <w:left w:val="nil"/>
              <w:bottom w:val="single" w:sz="8" w:space="0" w:color="auto"/>
              <w:right w:val="single" w:sz="8" w:space="0" w:color="auto"/>
            </w:tcBorders>
            <w:shd w:val="clear" w:color="000000" w:fill="FFF2CC"/>
            <w:noWrap/>
            <w:vAlign w:val="center"/>
            <w:hideMark/>
          </w:tcPr>
          <w:p w14:paraId="206185DB"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magneto-optische Isolatoren</w:t>
            </w:r>
          </w:p>
        </w:tc>
        <w:tc>
          <w:tcPr>
            <w:tcW w:w="992" w:type="dxa"/>
            <w:tcBorders>
              <w:top w:val="nil"/>
              <w:left w:val="nil"/>
              <w:bottom w:val="single" w:sz="8" w:space="0" w:color="auto"/>
              <w:right w:val="single" w:sz="8" w:space="0" w:color="auto"/>
            </w:tcBorders>
            <w:shd w:val="clear" w:color="000000" w:fill="FFF2CC"/>
            <w:noWrap/>
            <w:vAlign w:val="center"/>
            <w:hideMark/>
          </w:tcPr>
          <w:p w14:paraId="5858E8C4"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c>
          <w:tcPr>
            <w:tcW w:w="1038" w:type="dxa"/>
            <w:tcBorders>
              <w:top w:val="nil"/>
              <w:left w:val="nil"/>
              <w:bottom w:val="single" w:sz="8" w:space="0" w:color="auto"/>
              <w:right w:val="single" w:sz="8" w:space="0" w:color="auto"/>
            </w:tcBorders>
            <w:shd w:val="clear" w:color="000000" w:fill="EDEDED"/>
            <w:noWrap/>
            <w:vAlign w:val="center"/>
            <w:hideMark/>
          </w:tcPr>
          <w:p w14:paraId="65E6889C"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r>
      <w:tr w:rsidR="008D1264" w:rsidRPr="00A30090" w14:paraId="3D5A618B"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0511C479"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6</w:t>
            </w:r>
          </w:p>
        </w:tc>
        <w:tc>
          <w:tcPr>
            <w:tcW w:w="1560" w:type="dxa"/>
            <w:tcBorders>
              <w:top w:val="nil"/>
              <w:left w:val="nil"/>
              <w:bottom w:val="single" w:sz="8" w:space="0" w:color="auto"/>
              <w:right w:val="single" w:sz="8" w:space="0" w:color="auto"/>
            </w:tcBorders>
            <w:shd w:val="clear" w:color="000000" w:fill="FFF2CC"/>
            <w:noWrap/>
            <w:vAlign w:val="center"/>
            <w:hideMark/>
          </w:tcPr>
          <w:p w14:paraId="15AAFD4C"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Tm:YALO</w:t>
            </w:r>
          </w:p>
        </w:tc>
        <w:tc>
          <w:tcPr>
            <w:tcW w:w="4252" w:type="dxa"/>
            <w:tcBorders>
              <w:top w:val="nil"/>
              <w:left w:val="nil"/>
              <w:bottom w:val="single" w:sz="8" w:space="0" w:color="auto"/>
              <w:right w:val="single" w:sz="8" w:space="0" w:color="auto"/>
            </w:tcBorders>
            <w:shd w:val="clear" w:color="000000" w:fill="FFF2CC"/>
            <w:noWrap/>
            <w:vAlign w:val="center"/>
            <w:hideMark/>
          </w:tcPr>
          <w:p w14:paraId="5BC40DF2"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Laser</w:t>
            </w:r>
          </w:p>
        </w:tc>
        <w:tc>
          <w:tcPr>
            <w:tcW w:w="992" w:type="dxa"/>
            <w:tcBorders>
              <w:top w:val="nil"/>
              <w:left w:val="nil"/>
              <w:bottom w:val="single" w:sz="8" w:space="0" w:color="auto"/>
              <w:right w:val="single" w:sz="8" w:space="0" w:color="auto"/>
            </w:tcBorders>
            <w:shd w:val="clear" w:color="000000" w:fill="FFF2CC"/>
            <w:noWrap/>
            <w:vAlign w:val="center"/>
            <w:hideMark/>
          </w:tcPr>
          <w:p w14:paraId="0B57E5BE"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 </w:t>
            </w:r>
          </w:p>
        </w:tc>
        <w:tc>
          <w:tcPr>
            <w:tcW w:w="1038" w:type="dxa"/>
            <w:tcBorders>
              <w:top w:val="nil"/>
              <w:left w:val="nil"/>
              <w:bottom w:val="single" w:sz="8" w:space="0" w:color="auto"/>
              <w:right w:val="single" w:sz="8" w:space="0" w:color="auto"/>
            </w:tcBorders>
            <w:shd w:val="clear" w:color="000000" w:fill="EDEDED"/>
            <w:noWrap/>
            <w:vAlign w:val="bottom"/>
            <w:hideMark/>
          </w:tcPr>
          <w:p w14:paraId="461561EB"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 </w:t>
            </w:r>
          </w:p>
        </w:tc>
      </w:tr>
      <w:tr w:rsidR="008D1264" w:rsidRPr="00A30090" w14:paraId="3E28335F"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4F5CDDEC"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7</w:t>
            </w:r>
          </w:p>
        </w:tc>
        <w:tc>
          <w:tcPr>
            <w:tcW w:w="1560" w:type="dxa"/>
            <w:tcBorders>
              <w:top w:val="nil"/>
              <w:left w:val="nil"/>
              <w:bottom w:val="single" w:sz="8" w:space="0" w:color="auto"/>
              <w:right w:val="single" w:sz="8" w:space="0" w:color="auto"/>
            </w:tcBorders>
            <w:shd w:val="clear" w:color="000000" w:fill="EDEDED"/>
            <w:noWrap/>
            <w:vAlign w:val="center"/>
            <w:hideMark/>
          </w:tcPr>
          <w:p w14:paraId="38BA8B10"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KYW</w:t>
            </w:r>
          </w:p>
        </w:tc>
        <w:tc>
          <w:tcPr>
            <w:tcW w:w="4252" w:type="dxa"/>
            <w:tcBorders>
              <w:top w:val="nil"/>
              <w:left w:val="nil"/>
              <w:bottom w:val="single" w:sz="8" w:space="0" w:color="auto"/>
              <w:right w:val="single" w:sz="8" w:space="0" w:color="auto"/>
            </w:tcBorders>
            <w:shd w:val="clear" w:color="000000" w:fill="EDEDED"/>
            <w:noWrap/>
            <w:vAlign w:val="center"/>
            <w:hideMark/>
          </w:tcPr>
          <w:p w14:paraId="6775C6F7"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Laser und magneto-optische Modulatoren</w:t>
            </w:r>
          </w:p>
        </w:tc>
        <w:tc>
          <w:tcPr>
            <w:tcW w:w="992" w:type="dxa"/>
            <w:tcBorders>
              <w:top w:val="nil"/>
              <w:left w:val="nil"/>
              <w:bottom w:val="single" w:sz="8" w:space="0" w:color="auto"/>
              <w:right w:val="single" w:sz="8" w:space="0" w:color="auto"/>
            </w:tcBorders>
            <w:shd w:val="clear" w:color="000000" w:fill="EDEDED"/>
            <w:noWrap/>
            <w:vAlign w:val="center"/>
            <w:hideMark/>
          </w:tcPr>
          <w:p w14:paraId="2C5EEFFC"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c>
          <w:tcPr>
            <w:tcW w:w="1038" w:type="dxa"/>
            <w:tcBorders>
              <w:top w:val="nil"/>
              <w:left w:val="nil"/>
              <w:bottom w:val="single" w:sz="8" w:space="0" w:color="auto"/>
              <w:right w:val="single" w:sz="8" w:space="0" w:color="auto"/>
            </w:tcBorders>
            <w:shd w:val="clear" w:color="000000" w:fill="EDEDED"/>
            <w:noWrap/>
            <w:vAlign w:val="center"/>
            <w:hideMark/>
          </w:tcPr>
          <w:p w14:paraId="512972DC"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r>
      <w:tr w:rsidR="008D1264" w:rsidRPr="00A30090" w14:paraId="058D1CDD"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274787FF"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8</w:t>
            </w:r>
          </w:p>
        </w:tc>
        <w:tc>
          <w:tcPr>
            <w:tcW w:w="1560" w:type="dxa"/>
            <w:tcBorders>
              <w:top w:val="nil"/>
              <w:left w:val="nil"/>
              <w:bottom w:val="single" w:sz="8" w:space="0" w:color="auto"/>
              <w:right w:val="single" w:sz="8" w:space="0" w:color="auto"/>
            </w:tcBorders>
            <w:shd w:val="clear" w:color="000000" w:fill="EDEDED"/>
            <w:noWrap/>
            <w:vAlign w:val="center"/>
            <w:hideMark/>
          </w:tcPr>
          <w:p w14:paraId="7E391C39"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Ho:KYW</w:t>
            </w:r>
          </w:p>
        </w:tc>
        <w:tc>
          <w:tcPr>
            <w:tcW w:w="4252" w:type="dxa"/>
            <w:tcBorders>
              <w:top w:val="nil"/>
              <w:left w:val="nil"/>
              <w:bottom w:val="single" w:sz="8" w:space="0" w:color="auto"/>
              <w:right w:val="single" w:sz="8" w:space="0" w:color="auto"/>
            </w:tcBorders>
            <w:shd w:val="clear" w:color="000000" w:fill="EDEDED"/>
            <w:noWrap/>
            <w:vAlign w:val="center"/>
            <w:hideMark/>
          </w:tcPr>
          <w:p w14:paraId="6FFCA7B2"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Laser</w:t>
            </w:r>
          </w:p>
        </w:tc>
        <w:tc>
          <w:tcPr>
            <w:tcW w:w="992" w:type="dxa"/>
            <w:tcBorders>
              <w:top w:val="nil"/>
              <w:left w:val="nil"/>
              <w:bottom w:val="single" w:sz="8" w:space="0" w:color="auto"/>
              <w:right w:val="single" w:sz="8" w:space="0" w:color="auto"/>
            </w:tcBorders>
            <w:shd w:val="clear" w:color="000000" w:fill="EDEDED"/>
            <w:noWrap/>
            <w:vAlign w:val="center"/>
            <w:hideMark/>
          </w:tcPr>
          <w:p w14:paraId="4ABA5492"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c>
          <w:tcPr>
            <w:tcW w:w="1038" w:type="dxa"/>
            <w:tcBorders>
              <w:top w:val="nil"/>
              <w:left w:val="nil"/>
              <w:bottom w:val="single" w:sz="8" w:space="0" w:color="auto"/>
              <w:right w:val="single" w:sz="8" w:space="0" w:color="auto"/>
            </w:tcBorders>
            <w:shd w:val="clear" w:color="000000" w:fill="EDEDED"/>
            <w:noWrap/>
            <w:vAlign w:val="center"/>
            <w:hideMark/>
          </w:tcPr>
          <w:p w14:paraId="694B3715"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r>
      <w:tr w:rsidR="008D1264" w:rsidRPr="00A30090" w14:paraId="30A584DD" w14:textId="77777777" w:rsidTr="00C93BE2">
        <w:trPr>
          <w:trHeight w:val="315"/>
          <w:jc w:val="center"/>
        </w:trPr>
        <w:tc>
          <w:tcPr>
            <w:tcW w:w="567" w:type="dxa"/>
            <w:tcBorders>
              <w:top w:val="nil"/>
              <w:left w:val="single" w:sz="8" w:space="0" w:color="auto"/>
              <w:bottom w:val="single" w:sz="8" w:space="0" w:color="auto"/>
              <w:right w:val="single" w:sz="8" w:space="0" w:color="auto"/>
            </w:tcBorders>
            <w:shd w:val="clear" w:color="auto" w:fill="auto"/>
            <w:noWrap/>
            <w:vAlign w:val="center"/>
            <w:hideMark/>
          </w:tcPr>
          <w:p w14:paraId="119903E8"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9</w:t>
            </w:r>
          </w:p>
        </w:tc>
        <w:tc>
          <w:tcPr>
            <w:tcW w:w="1560" w:type="dxa"/>
            <w:tcBorders>
              <w:top w:val="nil"/>
              <w:left w:val="nil"/>
              <w:bottom w:val="single" w:sz="8" w:space="0" w:color="auto"/>
              <w:right w:val="single" w:sz="8" w:space="0" w:color="auto"/>
            </w:tcBorders>
            <w:shd w:val="clear" w:color="000000" w:fill="EDEDED"/>
            <w:noWrap/>
            <w:vAlign w:val="center"/>
            <w:hideMark/>
          </w:tcPr>
          <w:p w14:paraId="3637A8E8"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KTP und KDP</w:t>
            </w:r>
          </w:p>
        </w:tc>
        <w:tc>
          <w:tcPr>
            <w:tcW w:w="4252" w:type="dxa"/>
            <w:tcBorders>
              <w:top w:val="nil"/>
              <w:left w:val="nil"/>
              <w:bottom w:val="single" w:sz="8" w:space="0" w:color="auto"/>
              <w:right w:val="single" w:sz="8" w:space="0" w:color="auto"/>
            </w:tcBorders>
            <w:shd w:val="clear" w:color="000000" w:fill="EDEDED"/>
            <w:noWrap/>
            <w:vAlign w:val="center"/>
            <w:hideMark/>
          </w:tcPr>
          <w:p w14:paraId="1057AD04" w14:textId="77777777" w:rsidR="008D1264" w:rsidRPr="00A30090" w:rsidRDefault="008D1264">
            <w:pPr>
              <w:rPr>
                <w:rFonts w:ascii="Arial" w:hAnsi="Arial" w:cs="Arial"/>
                <w:color w:val="000000"/>
                <w:sz w:val="22"/>
                <w:szCs w:val="22"/>
              </w:rPr>
            </w:pPr>
            <w:r w:rsidRPr="00A30090">
              <w:rPr>
                <w:rFonts w:ascii="Arial" w:hAnsi="Arial" w:cs="Arial"/>
                <w:color w:val="000000"/>
                <w:sz w:val="22"/>
                <w:szCs w:val="22"/>
              </w:rPr>
              <w:t>nichtlineare optische Bauelemente</w:t>
            </w:r>
          </w:p>
        </w:tc>
        <w:tc>
          <w:tcPr>
            <w:tcW w:w="992" w:type="dxa"/>
            <w:tcBorders>
              <w:top w:val="nil"/>
              <w:left w:val="nil"/>
              <w:bottom w:val="single" w:sz="8" w:space="0" w:color="auto"/>
              <w:right w:val="single" w:sz="8" w:space="0" w:color="auto"/>
            </w:tcBorders>
            <w:shd w:val="clear" w:color="000000" w:fill="EDEDED"/>
            <w:noWrap/>
            <w:vAlign w:val="center"/>
            <w:hideMark/>
          </w:tcPr>
          <w:p w14:paraId="0E95390A"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 </w:t>
            </w:r>
          </w:p>
        </w:tc>
        <w:tc>
          <w:tcPr>
            <w:tcW w:w="1038" w:type="dxa"/>
            <w:tcBorders>
              <w:top w:val="nil"/>
              <w:left w:val="nil"/>
              <w:bottom w:val="single" w:sz="8" w:space="0" w:color="auto"/>
              <w:right w:val="single" w:sz="8" w:space="0" w:color="auto"/>
            </w:tcBorders>
            <w:shd w:val="clear" w:color="000000" w:fill="EDEDED"/>
            <w:noWrap/>
            <w:vAlign w:val="center"/>
            <w:hideMark/>
          </w:tcPr>
          <w:p w14:paraId="0DB9EC28" w14:textId="77777777" w:rsidR="008D1264" w:rsidRPr="00A30090" w:rsidRDefault="008D1264">
            <w:pPr>
              <w:jc w:val="center"/>
              <w:rPr>
                <w:rFonts w:ascii="Arial" w:hAnsi="Arial" w:cs="Arial"/>
                <w:color w:val="000000"/>
                <w:sz w:val="22"/>
                <w:szCs w:val="22"/>
              </w:rPr>
            </w:pPr>
            <w:r w:rsidRPr="00A30090">
              <w:rPr>
                <w:rFonts w:ascii="Arial" w:hAnsi="Arial" w:cs="Arial"/>
                <w:color w:val="000000"/>
                <w:sz w:val="22"/>
                <w:szCs w:val="22"/>
              </w:rPr>
              <w:t>x</w:t>
            </w:r>
          </w:p>
        </w:tc>
      </w:tr>
    </w:tbl>
    <w:p w14:paraId="6E30174E" w14:textId="4193F12D" w:rsidR="008D1264" w:rsidRPr="00A30090" w:rsidRDefault="008D1264" w:rsidP="00707F73">
      <w:pPr>
        <w:spacing w:line="360" w:lineRule="auto"/>
        <w:rPr>
          <w:rFonts w:ascii="Arial" w:hAnsi="Arial" w:cs="Arial"/>
          <w:sz w:val="22"/>
          <w:szCs w:val="22"/>
        </w:rPr>
      </w:pPr>
    </w:p>
    <w:p w14:paraId="6398196C" w14:textId="19478CC4" w:rsidR="009711B8" w:rsidRPr="00A30090" w:rsidRDefault="009711B8" w:rsidP="00707F73">
      <w:pPr>
        <w:spacing w:line="360" w:lineRule="auto"/>
        <w:rPr>
          <w:rFonts w:ascii="Arial" w:hAnsi="Arial" w:cs="Arial"/>
          <w:sz w:val="22"/>
          <w:szCs w:val="22"/>
        </w:rPr>
      </w:pPr>
      <w:r w:rsidRPr="00A30090">
        <w:rPr>
          <w:rFonts w:ascii="Arial" w:hAnsi="Arial" w:cs="Arial"/>
          <w:sz w:val="22"/>
          <w:szCs w:val="22"/>
        </w:rPr>
        <w:t xml:space="preserve">Betrachtungsgegenstand dieser WU ist die Herbeiführung bzw. Aufrechterhaltung der Befähigung </w:t>
      </w:r>
      <w:r w:rsidR="00396EC6">
        <w:rPr>
          <w:rFonts w:ascii="Arial" w:hAnsi="Arial" w:cs="Arial"/>
          <w:sz w:val="22"/>
          <w:szCs w:val="22"/>
        </w:rPr>
        <w:t>der</w:t>
      </w:r>
      <w:r w:rsidRPr="00A30090">
        <w:rPr>
          <w:rFonts w:ascii="Arial" w:hAnsi="Arial" w:cs="Arial"/>
          <w:sz w:val="22"/>
          <w:szCs w:val="22"/>
        </w:rPr>
        <w:t xml:space="preserve"> </w:t>
      </w:r>
      <w:r w:rsidR="00C71F09" w:rsidRPr="00A30090">
        <w:rPr>
          <w:rFonts w:ascii="Arial" w:hAnsi="Arial" w:cs="Arial"/>
          <w:sz w:val="22"/>
          <w:szCs w:val="22"/>
        </w:rPr>
        <w:t>wehr</w:t>
      </w:r>
      <w:r w:rsidR="00707B0D">
        <w:rPr>
          <w:rFonts w:ascii="Arial" w:hAnsi="Arial" w:cs="Arial"/>
          <w:sz w:val="22"/>
          <w:szCs w:val="22"/>
        </w:rPr>
        <w:t>technische</w:t>
      </w:r>
      <w:r w:rsidR="00396EC6">
        <w:rPr>
          <w:rFonts w:ascii="Arial" w:hAnsi="Arial" w:cs="Arial"/>
          <w:sz w:val="22"/>
          <w:szCs w:val="22"/>
        </w:rPr>
        <w:t>n</w:t>
      </w:r>
      <w:r w:rsidR="00C71F09" w:rsidRPr="00A30090">
        <w:rPr>
          <w:rFonts w:ascii="Arial" w:hAnsi="Arial" w:cs="Arial"/>
          <w:sz w:val="22"/>
          <w:szCs w:val="22"/>
        </w:rPr>
        <w:t xml:space="preserve"> </w:t>
      </w:r>
      <w:r w:rsidRPr="00A30090">
        <w:rPr>
          <w:rFonts w:ascii="Arial" w:hAnsi="Arial" w:cs="Arial"/>
          <w:sz w:val="22"/>
          <w:szCs w:val="22"/>
        </w:rPr>
        <w:t xml:space="preserve">Forschung </w:t>
      </w:r>
      <w:r w:rsidR="00C71F09" w:rsidRPr="00A30090">
        <w:rPr>
          <w:rFonts w:ascii="Arial" w:hAnsi="Arial" w:cs="Arial"/>
          <w:sz w:val="22"/>
          <w:szCs w:val="22"/>
        </w:rPr>
        <w:t>an Laserkristallen</w:t>
      </w:r>
      <w:r w:rsidR="004508E9" w:rsidRPr="004508E9">
        <w:rPr>
          <w:rFonts w:ascii="Arial" w:hAnsi="Arial" w:cs="Arial"/>
          <w:sz w:val="22"/>
          <w:szCs w:val="22"/>
        </w:rPr>
        <w:t xml:space="preserve"> </w:t>
      </w:r>
      <w:r w:rsidR="004508E9">
        <w:rPr>
          <w:rFonts w:ascii="Arial" w:hAnsi="Arial" w:cs="Arial"/>
          <w:sz w:val="22"/>
          <w:szCs w:val="22"/>
        </w:rPr>
        <w:t>(</w:t>
      </w:r>
      <w:r w:rsidR="004508E9" w:rsidRPr="001534FC">
        <w:rPr>
          <w:rFonts w:ascii="Arial" w:hAnsi="Arial" w:cs="Arial"/>
          <w:sz w:val="22"/>
          <w:szCs w:val="22"/>
        </w:rPr>
        <w:t xml:space="preserve">Grundlagenforschung </w:t>
      </w:r>
      <w:r w:rsidR="004508E9">
        <w:rPr>
          <w:rFonts w:ascii="Arial" w:hAnsi="Arial" w:cs="Arial"/>
          <w:sz w:val="22"/>
          <w:szCs w:val="22"/>
        </w:rPr>
        <w:t xml:space="preserve">= </w:t>
      </w:r>
      <w:r w:rsidR="004508E9" w:rsidRPr="001534FC">
        <w:rPr>
          <w:rFonts w:ascii="Arial" w:hAnsi="Arial" w:cs="Arial"/>
          <w:sz w:val="22"/>
          <w:szCs w:val="22"/>
        </w:rPr>
        <w:t>F&amp;T Stufe 0)</w:t>
      </w:r>
      <w:r w:rsidR="004508E9">
        <w:rPr>
          <w:rFonts w:ascii="Arial" w:hAnsi="Arial" w:cs="Arial"/>
          <w:sz w:val="22"/>
          <w:szCs w:val="22"/>
        </w:rPr>
        <w:t xml:space="preserve"> </w:t>
      </w:r>
      <w:r w:rsidR="004508E9" w:rsidRPr="00A30090">
        <w:rPr>
          <w:rFonts w:ascii="Arial" w:hAnsi="Arial" w:cs="Arial"/>
          <w:sz w:val="22"/>
          <w:szCs w:val="22"/>
        </w:rPr>
        <w:t>sowie zu deren Produktion</w:t>
      </w:r>
      <w:r w:rsidR="00C71F09" w:rsidRPr="00A30090">
        <w:rPr>
          <w:rFonts w:ascii="Arial" w:hAnsi="Arial" w:cs="Arial"/>
          <w:sz w:val="22"/>
          <w:szCs w:val="22"/>
        </w:rPr>
        <w:t>, beides bezogen auf die oben dargestellten Qualitäten und Mengen</w:t>
      </w:r>
      <w:r w:rsidR="001F02C5">
        <w:rPr>
          <w:rFonts w:ascii="Arial" w:hAnsi="Arial" w:cs="Arial"/>
          <w:sz w:val="22"/>
          <w:szCs w:val="22"/>
        </w:rPr>
        <w:t>, welche die Bw benötigt</w:t>
      </w:r>
      <w:r w:rsidR="00C71F09" w:rsidRPr="00A30090">
        <w:rPr>
          <w:rFonts w:ascii="Arial" w:hAnsi="Arial" w:cs="Arial"/>
          <w:sz w:val="22"/>
          <w:szCs w:val="22"/>
        </w:rPr>
        <w:t>.</w:t>
      </w:r>
    </w:p>
    <w:p w14:paraId="20ACD7CE" w14:textId="4AEC69DA" w:rsidR="00336EB7" w:rsidRPr="00A30090" w:rsidRDefault="00336EB7" w:rsidP="00707F73">
      <w:pPr>
        <w:pStyle w:val="berschrift2"/>
        <w:spacing w:before="240" w:after="120" w:line="360" w:lineRule="auto"/>
        <w:ind w:left="578" w:hanging="578"/>
        <w:rPr>
          <w:rFonts w:ascii="Arial" w:hAnsi="Arial" w:cs="Arial"/>
          <w:color w:val="auto"/>
          <w:sz w:val="24"/>
          <w:szCs w:val="24"/>
        </w:rPr>
      </w:pPr>
      <w:bookmarkStart w:id="19" w:name="_Toc199771599"/>
      <w:r w:rsidRPr="00A30090">
        <w:rPr>
          <w:rFonts w:ascii="Arial" w:hAnsi="Arial" w:cs="Arial"/>
          <w:color w:val="auto"/>
          <w:sz w:val="24"/>
          <w:szCs w:val="24"/>
        </w:rPr>
        <w:t>Bedarfsprognose</w:t>
      </w:r>
      <w:bookmarkEnd w:id="19"/>
    </w:p>
    <w:p w14:paraId="1F8A9752" w14:textId="4BF36F6F" w:rsidR="00136E8B" w:rsidRPr="00A30090" w:rsidRDefault="00633DFB" w:rsidP="00136E8B">
      <w:pPr>
        <w:spacing w:line="360" w:lineRule="auto"/>
        <w:rPr>
          <w:rFonts w:ascii="Arial" w:hAnsi="Arial" w:cs="Arial"/>
          <w:sz w:val="22"/>
          <w:szCs w:val="22"/>
        </w:rPr>
      </w:pPr>
      <w:r w:rsidRPr="00A30090">
        <w:rPr>
          <w:rFonts w:ascii="Arial" w:hAnsi="Arial" w:cs="Arial"/>
          <w:sz w:val="22"/>
          <w:szCs w:val="22"/>
        </w:rPr>
        <w:t xml:space="preserve">Der Bedarf an technischen Kristallen und daraus gefertigten optischen BE für LEM oder DIRCM-Systeme wird mindestens so lange bestehen bleiben, wie sich die betroffenen Systeme der Bw in der Nutzung befinden werden. Dies sind üblicherweise </w:t>
      </w:r>
      <w:r w:rsidRPr="00A30090">
        <w:rPr>
          <w:rFonts w:ascii="Arial" w:hAnsi="Arial" w:cs="Arial"/>
          <w:b/>
          <w:sz w:val="22"/>
          <w:szCs w:val="22"/>
        </w:rPr>
        <w:t>Zeiträume von mehreren Jahrzehnten</w:t>
      </w:r>
      <w:r w:rsidRPr="00A30090">
        <w:rPr>
          <w:rFonts w:ascii="Arial" w:hAnsi="Arial" w:cs="Arial"/>
          <w:sz w:val="22"/>
          <w:szCs w:val="22"/>
        </w:rPr>
        <w:t xml:space="preserve">. </w:t>
      </w:r>
      <w:r w:rsidR="00136E8B" w:rsidRPr="00A30090">
        <w:rPr>
          <w:rFonts w:ascii="Arial" w:hAnsi="Arial" w:cs="Arial"/>
          <w:sz w:val="22"/>
          <w:szCs w:val="22"/>
        </w:rPr>
        <w:t xml:space="preserve">Der </w:t>
      </w:r>
      <w:r w:rsidR="00136E8B" w:rsidRPr="00A30090">
        <w:rPr>
          <w:rFonts w:ascii="Arial" w:hAnsi="Arial" w:cs="Arial"/>
          <w:b/>
          <w:sz w:val="22"/>
          <w:szCs w:val="22"/>
        </w:rPr>
        <w:t>Bedarf endet daher</w:t>
      </w:r>
      <w:r w:rsidR="00136E8B" w:rsidRPr="00A30090">
        <w:rPr>
          <w:rFonts w:ascii="Arial" w:hAnsi="Arial" w:cs="Arial"/>
          <w:sz w:val="22"/>
          <w:szCs w:val="22"/>
        </w:rPr>
        <w:t xml:space="preserve">, wenn die benannten </w:t>
      </w:r>
      <w:r w:rsidR="00922750" w:rsidRPr="00A30090">
        <w:rPr>
          <w:rFonts w:ascii="Arial" w:hAnsi="Arial" w:cs="Arial"/>
          <w:sz w:val="22"/>
          <w:szCs w:val="22"/>
        </w:rPr>
        <w:t>WaSys</w:t>
      </w:r>
      <w:r w:rsidR="00136E8B" w:rsidRPr="00A30090">
        <w:rPr>
          <w:rFonts w:ascii="Arial" w:hAnsi="Arial" w:cs="Arial"/>
          <w:sz w:val="22"/>
          <w:szCs w:val="22"/>
        </w:rPr>
        <w:t xml:space="preserve"> sich nicht mehr in der Nutzung befinden werden und auch die Nachfolgemodelle diese Fähigkeit nicht mehr benötigen</w:t>
      </w:r>
      <w:r w:rsidR="005124B5">
        <w:rPr>
          <w:rFonts w:ascii="Arial" w:hAnsi="Arial" w:cs="Arial"/>
          <w:sz w:val="22"/>
          <w:szCs w:val="22"/>
        </w:rPr>
        <w:t>. Als Zielzeitraum für den formulierten Bedarf wird daher</w:t>
      </w:r>
      <w:r w:rsidR="00136E8B" w:rsidRPr="00A30090">
        <w:rPr>
          <w:rFonts w:ascii="Arial" w:hAnsi="Arial" w:cs="Arial"/>
          <w:sz w:val="22"/>
          <w:szCs w:val="22"/>
        </w:rPr>
        <w:t xml:space="preserve"> </w:t>
      </w:r>
      <w:r w:rsidR="005124B5">
        <w:rPr>
          <w:rFonts w:ascii="Arial" w:hAnsi="Arial" w:cs="Arial"/>
          <w:b/>
          <w:sz w:val="22"/>
          <w:szCs w:val="22"/>
        </w:rPr>
        <w:t xml:space="preserve">mindestens bis zum </w:t>
      </w:r>
      <w:r w:rsidR="00136E8B" w:rsidRPr="00A30090">
        <w:rPr>
          <w:rFonts w:ascii="Arial" w:hAnsi="Arial" w:cs="Arial"/>
          <w:b/>
          <w:sz w:val="22"/>
          <w:szCs w:val="22"/>
        </w:rPr>
        <w:t>31. Dezember 2040</w:t>
      </w:r>
      <w:r w:rsidR="005124B5" w:rsidRPr="000627FE">
        <w:rPr>
          <w:rFonts w:ascii="Arial" w:hAnsi="Arial" w:cs="Arial"/>
          <w:sz w:val="22"/>
          <w:szCs w:val="22"/>
        </w:rPr>
        <w:t xml:space="preserve"> angesetzt</w:t>
      </w:r>
      <w:r w:rsidR="00136E8B" w:rsidRPr="005124B5">
        <w:rPr>
          <w:rFonts w:ascii="Arial" w:hAnsi="Arial" w:cs="Arial"/>
          <w:sz w:val="22"/>
          <w:szCs w:val="22"/>
        </w:rPr>
        <w:t>.</w:t>
      </w:r>
    </w:p>
    <w:p w14:paraId="36853B24" w14:textId="303AAB85" w:rsidR="00136E8B" w:rsidRPr="00A30090" w:rsidRDefault="00136E8B" w:rsidP="00136E8B">
      <w:pPr>
        <w:spacing w:line="360" w:lineRule="auto"/>
        <w:rPr>
          <w:rFonts w:ascii="Arial" w:hAnsi="Arial" w:cs="Arial"/>
          <w:sz w:val="22"/>
          <w:szCs w:val="22"/>
        </w:rPr>
      </w:pPr>
    </w:p>
    <w:p w14:paraId="55D2E62E" w14:textId="786788AE" w:rsidR="00136E8B" w:rsidRPr="00A30090" w:rsidRDefault="00136E8B" w:rsidP="00136E8B">
      <w:pPr>
        <w:spacing w:line="360" w:lineRule="auto"/>
        <w:rPr>
          <w:rFonts w:ascii="Arial" w:hAnsi="Arial" w:cs="Arial"/>
          <w:sz w:val="22"/>
          <w:szCs w:val="22"/>
        </w:rPr>
      </w:pPr>
      <w:r w:rsidRPr="00A30090">
        <w:rPr>
          <w:rFonts w:ascii="Arial" w:hAnsi="Arial" w:cs="Arial"/>
          <w:sz w:val="22"/>
          <w:szCs w:val="22"/>
        </w:rPr>
        <w:t xml:space="preserve">Der </w:t>
      </w:r>
      <w:r w:rsidRPr="00A30090">
        <w:rPr>
          <w:rFonts w:ascii="Arial" w:hAnsi="Arial" w:cs="Arial"/>
          <w:b/>
          <w:sz w:val="22"/>
          <w:szCs w:val="22"/>
        </w:rPr>
        <w:t>Betrachtungszeitraum beginnt</w:t>
      </w:r>
      <w:r w:rsidR="000F1E23" w:rsidRPr="00A30090">
        <w:rPr>
          <w:rFonts w:ascii="Arial" w:hAnsi="Arial" w:cs="Arial"/>
          <w:sz w:val="22"/>
          <w:szCs w:val="22"/>
        </w:rPr>
        <w:t xml:space="preserve"> zum 1. Juli 2025, da ab diesem Zeitpunkt durch die Bw die ersten finanziellen Ausgaben getätigt bzw. verbindliche finanzielle Zusagen getroffen werden müssten, um eine verzögerungsfreie Weiterversorgung sicherzustellen.</w:t>
      </w:r>
    </w:p>
    <w:p w14:paraId="4FEF9091" w14:textId="6D07CF24" w:rsidR="00F91A3A" w:rsidRPr="00A30090" w:rsidRDefault="00633DFB" w:rsidP="0001312E">
      <w:pPr>
        <w:spacing w:line="360" w:lineRule="auto"/>
        <w:rPr>
          <w:rFonts w:ascii="Arial" w:hAnsi="Arial" w:cs="Arial"/>
          <w:sz w:val="22"/>
          <w:szCs w:val="22"/>
        </w:rPr>
      </w:pPr>
      <w:r w:rsidRPr="00A30090">
        <w:rPr>
          <w:rFonts w:ascii="Arial" w:hAnsi="Arial" w:cs="Arial"/>
          <w:sz w:val="22"/>
          <w:szCs w:val="22"/>
        </w:rPr>
        <w:lastRenderedPageBreak/>
        <w:t xml:space="preserve">Auf dieser Grundlage wird der </w:t>
      </w:r>
      <w:r w:rsidRPr="00A30090">
        <w:rPr>
          <w:rFonts w:ascii="Arial" w:hAnsi="Arial" w:cs="Arial"/>
          <w:b/>
          <w:sz w:val="22"/>
          <w:szCs w:val="22"/>
        </w:rPr>
        <w:t>Be</w:t>
      </w:r>
      <w:r w:rsidR="0073072F" w:rsidRPr="00A30090">
        <w:rPr>
          <w:rFonts w:ascii="Arial" w:hAnsi="Arial" w:cs="Arial"/>
          <w:b/>
          <w:sz w:val="22"/>
          <w:szCs w:val="22"/>
        </w:rPr>
        <w:t>trachtung</w:t>
      </w:r>
      <w:r w:rsidRPr="00A30090">
        <w:rPr>
          <w:rFonts w:ascii="Arial" w:hAnsi="Arial" w:cs="Arial"/>
          <w:b/>
          <w:sz w:val="22"/>
          <w:szCs w:val="22"/>
        </w:rPr>
        <w:t>szeitraum</w:t>
      </w:r>
      <w:r w:rsidR="0074037F" w:rsidRPr="00A30090">
        <w:rPr>
          <w:rFonts w:ascii="Arial" w:hAnsi="Arial" w:cs="Arial"/>
          <w:sz w:val="22"/>
          <w:szCs w:val="22"/>
        </w:rPr>
        <w:t xml:space="preserve"> </w:t>
      </w:r>
      <w:r w:rsidR="006F0C35" w:rsidRPr="00A30090">
        <w:rPr>
          <w:rFonts w:ascii="Arial" w:hAnsi="Arial" w:cs="Arial"/>
          <w:sz w:val="22"/>
          <w:szCs w:val="22"/>
        </w:rPr>
        <w:t xml:space="preserve">festgelegt auf den Zeitraum vom </w:t>
      </w:r>
      <w:r w:rsidR="0074037F" w:rsidRPr="00A30090">
        <w:rPr>
          <w:rFonts w:ascii="Arial" w:hAnsi="Arial" w:cs="Arial"/>
          <w:sz w:val="22"/>
          <w:szCs w:val="22"/>
        </w:rPr>
        <w:t>1. Juli 2025 bis zum 31. Dezember 2040.</w:t>
      </w:r>
      <w:r w:rsidR="00136E8B" w:rsidRPr="00A30090">
        <w:rPr>
          <w:rFonts w:ascii="Arial" w:hAnsi="Arial" w:cs="Arial"/>
          <w:sz w:val="22"/>
          <w:szCs w:val="22"/>
        </w:rPr>
        <w:t xml:space="preserve"> </w:t>
      </w:r>
      <w:r w:rsidR="0014690F" w:rsidRPr="00A30090">
        <w:rPr>
          <w:rFonts w:ascii="Arial" w:hAnsi="Arial" w:cs="Arial"/>
          <w:sz w:val="22"/>
          <w:szCs w:val="22"/>
        </w:rPr>
        <w:t xml:space="preserve">Der jährliche Bedarf </w:t>
      </w:r>
      <w:r w:rsidR="00707F73" w:rsidRPr="00A30090">
        <w:rPr>
          <w:rFonts w:ascii="Arial" w:hAnsi="Arial" w:cs="Arial"/>
          <w:sz w:val="22"/>
          <w:szCs w:val="22"/>
        </w:rPr>
        <w:t xml:space="preserve">(siehe </w:t>
      </w:r>
      <w:r w:rsidR="00707F73" w:rsidRPr="00A30090">
        <w:rPr>
          <w:rFonts w:ascii="Arial" w:hAnsi="Arial" w:cs="Arial"/>
          <w:sz w:val="22"/>
          <w:szCs w:val="22"/>
        </w:rPr>
        <w:fldChar w:fldCharType="begin"/>
      </w:r>
      <w:r w:rsidR="00707F73" w:rsidRPr="00A30090">
        <w:rPr>
          <w:rFonts w:ascii="Arial" w:hAnsi="Arial" w:cs="Arial"/>
          <w:sz w:val="22"/>
          <w:szCs w:val="22"/>
        </w:rPr>
        <w:instrText xml:space="preserve"> REF _Ref198558164 \r \h </w:instrText>
      </w:r>
      <w:r w:rsidR="00601420" w:rsidRPr="00A30090">
        <w:rPr>
          <w:rFonts w:ascii="Arial" w:hAnsi="Arial" w:cs="Arial"/>
          <w:sz w:val="22"/>
          <w:szCs w:val="22"/>
        </w:rPr>
        <w:instrText xml:space="preserve"> \* MERGEFORMAT </w:instrText>
      </w:r>
      <w:r w:rsidR="00707F73" w:rsidRPr="00A30090">
        <w:rPr>
          <w:rFonts w:ascii="Arial" w:hAnsi="Arial" w:cs="Arial"/>
          <w:sz w:val="22"/>
          <w:szCs w:val="22"/>
        </w:rPr>
      </w:r>
      <w:r w:rsidR="00707F73" w:rsidRPr="00A30090">
        <w:rPr>
          <w:rFonts w:ascii="Arial" w:hAnsi="Arial" w:cs="Arial"/>
          <w:sz w:val="22"/>
          <w:szCs w:val="22"/>
        </w:rPr>
        <w:fldChar w:fldCharType="separate"/>
      </w:r>
      <w:r w:rsidR="00707F73" w:rsidRPr="00A30090">
        <w:rPr>
          <w:rFonts w:ascii="Arial" w:hAnsi="Arial" w:cs="Arial"/>
          <w:sz w:val="22"/>
          <w:szCs w:val="22"/>
        </w:rPr>
        <w:t>1.1</w:t>
      </w:r>
      <w:r w:rsidR="00707F73" w:rsidRPr="00A30090">
        <w:rPr>
          <w:rFonts w:ascii="Arial" w:hAnsi="Arial" w:cs="Arial"/>
          <w:sz w:val="22"/>
          <w:szCs w:val="22"/>
        </w:rPr>
        <w:fldChar w:fldCharType="end"/>
      </w:r>
      <w:r w:rsidR="00707F73" w:rsidRPr="00A30090">
        <w:rPr>
          <w:rFonts w:ascii="Arial" w:hAnsi="Arial" w:cs="Arial"/>
          <w:sz w:val="22"/>
          <w:szCs w:val="22"/>
        </w:rPr>
        <w:t xml:space="preserve">) </w:t>
      </w:r>
      <w:r w:rsidR="0014690F" w:rsidRPr="00A30090">
        <w:rPr>
          <w:rFonts w:ascii="Arial" w:hAnsi="Arial" w:cs="Arial"/>
          <w:sz w:val="22"/>
          <w:szCs w:val="22"/>
        </w:rPr>
        <w:t xml:space="preserve">wird im kompletten Betrachtungszeitraum </w:t>
      </w:r>
      <w:r w:rsidR="00136E8B" w:rsidRPr="00A30090">
        <w:rPr>
          <w:rFonts w:ascii="Arial" w:hAnsi="Arial" w:cs="Arial"/>
          <w:sz w:val="22"/>
          <w:szCs w:val="22"/>
        </w:rPr>
        <w:t xml:space="preserve">als </w:t>
      </w:r>
      <w:r w:rsidR="0014690F" w:rsidRPr="00A30090">
        <w:rPr>
          <w:rFonts w:ascii="Arial" w:hAnsi="Arial" w:cs="Arial"/>
          <w:sz w:val="22"/>
          <w:szCs w:val="22"/>
        </w:rPr>
        <w:t>gleichbleibend erwartet.</w:t>
      </w:r>
    </w:p>
    <w:p w14:paraId="42676182" w14:textId="73F87EFF" w:rsidR="00336EB7" w:rsidRPr="00A30090" w:rsidRDefault="00336EB7" w:rsidP="00AA3769">
      <w:pPr>
        <w:pStyle w:val="berschrift2"/>
        <w:spacing w:before="240" w:after="120" w:line="360" w:lineRule="auto"/>
        <w:ind w:left="578" w:hanging="578"/>
        <w:rPr>
          <w:rFonts w:ascii="Arial" w:hAnsi="Arial" w:cs="Arial"/>
          <w:color w:val="auto"/>
          <w:sz w:val="24"/>
          <w:szCs w:val="24"/>
        </w:rPr>
      </w:pPr>
      <w:bookmarkStart w:id="20" w:name="_Toc199771600"/>
      <w:r w:rsidRPr="00A30090">
        <w:rPr>
          <w:rFonts w:ascii="Arial" w:hAnsi="Arial" w:cs="Arial"/>
          <w:color w:val="auto"/>
          <w:sz w:val="24"/>
          <w:szCs w:val="24"/>
        </w:rPr>
        <w:t>Rahmenbedingungen</w:t>
      </w:r>
      <w:bookmarkEnd w:id="20"/>
    </w:p>
    <w:p w14:paraId="13148927" w14:textId="77777777" w:rsidR="00336EB7" w:rsidRPr="00A30090" w:rsidRDefault="00336EB7" w:rsidP="000C3A16">
      <w:pPr>
        <w:pStyle w:val="berschrift3"/>
        <w:spacing w:before="240" w:after="120" w:line="360" w:lineRule="auto"/>
        <w:rPr>
          <w:rFonts w:ascii="Arial" w:hAnsi="Arial" w:cs="Arial"/>
          <w:color w:val="auto"/>
        </w:rPr>
      </w:pPr>
      <w:bookmarkStart w:id="21" w:name="_Toc199771601"/>
      <w:r w:rsidRPr="00A30090">
        <w:rPr>
          <w:rFonts w:ascii="Arial" w:hAnsi="Arial" w:cs="Arial"/>
          <w:color w:val="auto"/>
        </w:rPr>
        <w:t>Rechtliche Rahmenbedingungen</w:t>
      </w:r>
      <w:bookmarkEnd w:id="21"/>
    </w:p>
    <w:p w14:paraId="3F5E9155" w14:textId="77777777" w:rsidR="009A2145" w:rsidRDefault="009A2145" w:rsidP="000C3A16">
      <w:pPr>
        <w:spacing w:line="360" w:lineRule="auto"/>
        <w:rPr>
          <w:rFonts w:ascii="Arial" w:hAnsi="Arial" w:cs="Arial"/>
          <w:sz w:val="22"/>
          <w:szCs w:val="22"/>
        </w:rPr>
      </w:pPr>
      <w:r>
        <w:rPr>
          <w:rFonts w:ascii="Arial" w:hAnsi="Arial" w:cs="Arial"/>
          <w:sz w:val="22"/>
          <w:szCs w:val="22"/>
        </w:rPr>
        <w:t>Keine</w:t>
      </w:r>
    </w:p>
    <w:p w14:paraId="0DC5903C" w14:textId="77777777" w:rsidR="00336EB7" w:rsidRPr="00A30090" w:rsidRDefault="00336EB7" w:rsidP="000C3A16">
      <w:pPr>
        <w:pStyle w:val="berschrift3"/>
        <w:spacing w:before="240" w:after="120" w:line="360" w:lineRule="auto"/>
        <w:rPr>
          <w:rFonts w:ascii="Arial" w:hAnsi="Arial" w:cs="Arial"/>
          <w:color w:val="auto"/>
        </w:rPr>
      </w:pPr>
      <w:bookmarkStart w:id="22" w:name="_Ref198813073"/>
      <w:bookmarkStart w:id="23" w:name="_Toc199771602"/>
      <w:r w:rsidRPr="00A30090">
        <w:rPr>
          <w:rFonts w:ascii="Arial" w:hAnsi="Arial" w:cs="Arial"/>
          <w:color w:val="auto"/>
        </w:rPr>
        <w:t>Organisatorische Rahmenbedingungen</w:t>
      </w:r>
      <w:bookmarkEnd w:id="22"/>
      <w:bookmarkEnd w:id="23"/>
    </w:p>
    <w:p w14:paraId="5378BB92" w14:textId="1F46A251" w:rsidR="00F449C9" w:rsidRPr="00A30090" w:rsidRDefault="00F449C9" w:rsidP="00AE77D4">
      <w:pPr>
        <w:spacing w:line="360" w:lineRule="auto"/>
        <w:rPr>
          <w:rFonts w:ascii="Arial" w:hAnsi="Arial" w:cs="Arial"/>
          <w:sz w:val="22"/>
        </w:rPr>
      </w:pPr>
      <w:r w:rsidRPr="00A30090">
        <w:rPr>
          <w:rFonts w:ascii="Arial" w:hAnsi="Arial" w:cs="Arial"/>
          <w:sz w:val="22"/>
          <w:szCs w:val="22"/>
        </w:rPr>
        <w:t xml:space="preserve">In Reaktion auf die </w:t>
      </w:r>
      <w:r w:rsidR="00295E0B">
        <w:rPr>
          <w:rFonts w:ascii="Arial" w:hAnsi="Arial" w:cs="Arial"/>
          <w:sz w:val="22"/>
          <w:szCs w:val="22"/>
        </w:rPr>
        <w:t xml:space="preserve">dramatisch </w:t>
      </w:r>
      <w:r w:rsidRPr="00A30090">
        <w:rPr>
          <w:rFonts w:ascii="Arial" w:hAnsi="Arial" w:cs="Arial"/>
          <w:sz w:val="22"/>
          <w:szCs w:val="22"/>
        </w:rPr>
        <w:t>veränderte Sicherheitslage hat H</w:t>
      </w:r>
      <w:r w:rsidR="005F6C7D" w:rsidRPr="00A30090">
        <w:rPr>
          <w:rFonts w:ascii="Arial" w:hAnsi="Arial" w:cs="Arial"/>
          <w:sz w:val="22"/>
          <w:szCs w:val="22"/>
        </w:rPr>
        <w:t>err</w:t>
      </w:r>
      <w:r w:rsidRPr="00A30090">
        <w:rPr>
          <w:rFonts w:ascii="Arial" w:hAnsi="Arial" w:cs="Arial"/>
          <w:sz w:val="22"/>
          <w:szCs w:val="22"/>
        </w:rPr>
        <w:t xml:space="preserve"> BM Pistorius das Ziel ausgegeben, </w:t>
      </w:r>
      <w:r w:rsidR="00295E0B">
        <w:rPr>
          <w:rFonts w:ascii="Arial" w:hAnsi="Arial" w:cs="Arial"/>
          <w:sz w:val="22"/>
          <w:szCs w:val="22"/>
        </w:rPr>
        <w:t xml:space="preserve">dass die Bw </w:t>
      </w:r>
      <w:r w:rsidRPr="00A30090">
        <w:rPr>
          <w:rFonts w:ascii="Arial" w:hAnsi="Arial" w:cs="Arial"/>
          <w:sz w:val="22"/>
          <w:szCs w:val="22"/>
        </w:rPr>
        <w:t>bis 2029 kriegstüchtig werden</w:t>
      </w:r>
      <w:r w:rsidR="00295E0B">
        <w:rPr>
          <w:rFonts w:ascii="Arial" w:hAnsi="Arial" w:cs="Arial"/>
          <w:sz w:val="22"/>
          <w:szCs w:val="22"/>
        </w:rPr>
        <w:t xml:space="preserve"> muss</w:t>
      </w:r>
      <w:r w:rsidR="009831C7" w:rsidRPr="00A30090">
        <w:rPr>
          <w:rStyle w:val="Funotenzeichen"/>
          <w:rFonts w:ascii="Arial" w:hAnsi="Arial" w:cs="Arial"/>
          <w:sz w:val="22"/>
          <w:szCs w:val="22"/>
        </w:rPr>
        <w:footnoteReference w:id="3"/>
      </w:r>
      <w:r w:rsidRPr="00A30090">
        <w:rPr>
          <w:rFonts w:ascii="Arial" w:hAnsi="Arial" w:cs="Arial"/>
          <w:sz w:val="22"/>
          <w:szCs w:val="22"/>
        </w:rPr>
        <w:t xml:space="preserve">. </w:t>
      </w:r>
      <w:r w:rsidR="00295E0B">
        <w:rPr>
          <w:rFonts w:ascii="Arial" w:hAnsi="Arial" w:cs="Arial"/>
          <w:sz w:val="22"/>
          <w:szCs w:val="22"/>
        </w:rPr>
        <w:t>Weiterhin</w:t>
      </w:r>
      <w:r w:rsidR="00DC65FD">
        <w:rPr>
          <w:rFonts w:ascii="Arial" w:hAnsi="Arial" w:cs="Arial"/>
          <w:sz w:val="22"/>
          <w:szCs w:val="22"/>
        </w:rPr>
        <w:t xml:space="preserve"> ist es erklärtes Ziel der EU, </w:t>
      </w:r>
      <w:r w:rsidR="00295E0B">
        <w:rPr>
          <w:rFonts w:ascii="Arial" w:hAnsi="Arial" w:cs="Arial"/>
          <w:sz w:val="22"/>
          <w:szCs w:val="22"/>
        </w:rPr>
        <w:t xml:space="preserve">dass </w:t>
      </w:r>
      <w:r w:rsidR="00DC65FD">
        <w:rPr>
          <w:rFonts w:ascii="Arial" w:hAnsi="Arial" w:cs="Arial"/>
          <w:sz w:val="22"/>
          <w:szCs w:val="22"/>
        </w:rPr>
        <w:t xml:space="preserve">Europa </w:t>
      </w:r>
      <w:r w:rsidR="00295E0B">
        <w:rPr>
          <w:rFonts w:ascii="Arial" w:hAnsi="Arial" w:cs="Arial"/>
          <w:sz w:val="22"/>
          <w:szCs w:val="22"/>
        </w:rPr>
        <w:t xml:space="preserve">mit Blick auf die Verteidigungsfähigkeit </w:t>
      </w:r>
      <w:r w:rsidR="00DC65FD">
        <w:rPr>
          <w:rFonts w:ascii="Arial" w:hAnsi="Arial" w:cs="Arial"/>
          <w:sz w:val="22"/>
          <w:szCs w:val="22"/>
        </w:rPr>
        <w:t>möglichst unabhängig sein</w:t>
      </w:r>
      <w:r w:rsidR="00295E0B">
        <w:rPr>
          <w:rFonts w:ascii="Arial" w:hAnsi="Arial" w:cs="Arial"/>
          <w:sz w:val="22"/>
          <w:szCs w:val="22"/>
        </w:rPr>
        <w:t xml:space="preserve"> sollte</w:t>
      </w:r>
      <w:r w:rsidR="00DC65FD">
        <w:rPr>
          <w:rFonts w:ascii="Arial" w:hAnsi="Arial" w:cs="Arial"/>
          <w:sz w:val="22"/>
          <w:szCs w:val="22"/>
        </w:rPr>
        <w:t xml:space="preserve"> bzw.</w:t>
      </w:r>
      <w:r w:rsidR="00085E47">
        <w:rPr>
          <w:rFonts w:ascii="Arial" w:hAnsi="Arial" w:cs="Arial"/>
          <w:sz w:val="22"/>
          <w:szCs w:val="22"/>
        </w:rPr>
        <w:t xml:space="preserve"> </w:t>
      </w:r>
      <w:r w:rsidR="00DC65FD">
        <w:rPr>
          <w:rFonts w:ascii="Arial" w:hAnsi="Arial" w:cs="Arial"/>
          <w:sz w:val="22"/>
          <w:szCs w:val="22"/>
        </w:rPr>
        <w:t>werden</w:t>
      </w:r>
      <w:r w:rsidR="00295E0B">
        <w:rPr>
          <w:rFonts w:ascii="Arial" w:hAnsi="Arial" w:cs="Arial"/>
          <w:sz w:val="22"/>
          <w:szCs w:val="22"/>
        </w:rPr>
        <w:t xml:space="preserve"> muss</w:t>
      </w:r>
      <w:r w:rsidR="00DC65FD">
        <w:rPr>
          <w:rStyle w:val="Funotenzeichen"/>
          <w:rFonts w:ascii="Arial" w:hAnsi="Arial" w:cs="Arial"/>
          <w:sz w:val="22"/>
          <w:szCs w:val="22"/>
        </w:rPr>
        <w:footnoteReference w:id="4"/>
      </w:r>
      <w:r w:rsidR="00885822" w:rsidRPr="00A30090">
        <w:rPr>
          <w:rFonts w:ascii="Arial" w:hAnsi="Arial" w:cs="Arial"/>
          <w:sz w:val="22"/>
          <w:szCs w:val="22"/>
        </w:rPr>
        <w:t>.</w:t>
      </w:r>
      <w:r w:rsidR="0075013D">
        <w:rPr>
          <w:rFonts w:ascii="Arial" w:hAnsi="Arial" w:cs="Arial"/>
          <w:sz w:val="22"/>
          <w:szCs w:val="22"/>
        </w:rPr>
        <w:t xml:space="preserve"> Eine</w:t>
      </w:r>
      <w:r w:rsidR="00533A8F">
        <w:rPr>
          <w:rFonts w:ascii="Arial" w:hAnsi="Arial" w:cs="Arial"/>
          <w:sz w:val="22"/>
          <w:szCs w:val="22"/>
        </w:rPr>
        <w:t xml:space="preserve"> zusätzliche</w:t>
      </w:r>
      <w:r w:rsidR="0075013D">
        <w:rPr>
          <w:rFonts w:ascii="Arial" w:hAnsi="Arial" w:cs="Arial"/>
          <w:sz w:val="22"/>
          <w:szCs w:val="22"/>
        </w:rPr>
        <w:t xml:space="preserve"> außereuropäische Lieferabhängigkeit bei Hauptwaffensystemen sind folglich nicht hinnehmbar.</w:t>
      </w:r>
    </w:p>
    <w:p w14:paraId="48C048AB" w14:textId="188AC8C1" w:rsidR="00336EB7" w:rsidRPr="00A30090" w:rsidRDefault="00336EB7" w:rsidP="000C3A16">
      <w:pPr>
        <w:pStyle w:val="berschrift3"/>
        <w:spacing w:before="240" w:after="120" w:line="360" w:lineRule="auto"/>
        <w:rPr>
          <w:rFonts w:ascii="Arial" w:hAnsi="Arial" w:cs="Arial"/>
          <w:color w:val="auto"/>
        </w:rPr>
      </w:pPr>
      <w:bookmarkStart w:id="24" w:name="_Toc199771603"/>
      <w:r w:rsidRPr="00A30090">
        <w:rPr>
          <w:rFonts w:ascii="Arial" w:hAnsi="Arial" w:cs="Arial"/>
          <w:color w:val="auto"/>
        </w:rPr>
        <w:t>Zeitliche Rahmenbedingungen</w:t>
      </w:r>
      <w:bookmarkEnd w:id="24"/>
    </w:p>
    <w:p w14:paraId="55531A24" w14:textId="61C1C4D8" w:rsidR="00247AB8" w:rsidRPr="00A30090" w:rsidRDefault="00247AB8" w:rsidP="00AE77D4">
      <w:pPr>
        <w:pStyle w:val="Listenabsatz"/>
        <w:numPr>
          <w:ilvl w:val="0"/>
          <w:numId w:val="52"/>
        </w:numPr>
        <w:spacing w:line="360" w:lineRule="auto"/>
        <w:rPr>
          <w:rFonts w:ascii="Arial" w:hAnsi="Arial" w:cs="Arial"/>
          <w:b/>
          <w:sz w:val="22"/>
          <w:szCs w:val="22"/>
        </w:rPr>
      </w:pPr>
      <w:r w:rsidRPr="00A30090">
        <w:rPr>
          <w:rFonts w:ascii="Arial" w:hAnsi="Arial" w:cs="Arial"/>
          <w:b/>
          <w:sz w:val="22"/>
          <w:szCs w:val="22"/>
        </w:rPr>
        <w:t>Bw Bedarfe in der Nutzung</w:t>
      </w:r>
    </w:p>
    <w:p w14:paraId="3429DAEA" w14:textId="6972310B" w:rsidR="000822B2" w:rsidRPr="00A30090" w:rsidRDefault="002A5309" w:rsidP="00AE77D4">
      <w:pPr>
        <w:spacing w:line="360" w:lineRule="auto"/>
        <w:rPr>
          <w:rFonts w:ascii="Arial" w:hAnsi="Arial" w:cs="Arial"/>
          <w:sz w:val="22"/>
          <w:szCs w:val="22"/>
        </w:rPr>
      </w:pPr>
      <w:r w:rsidRPr="00A30090">
        <w:rPr>
          <w:rFonts w:ascii="Arial" w:hAnsi="Arial" w:cs="Arial"/>
          <w:sz w:val="22"/>
          <w:szCs w:val="22"/>
          <w:u w:val="single"/>
        </w:rPr>
        <w:t>Gesicherte Bedarfsdeckung für die Bw bis Mitte 2028:</w:t>
      </w:r>
      <w:r w:rsidRPr="00A30090">
        <w:rPr>
          <w:rFonts w:ascii="Arial" w:hAnsi="Arial" w:cs="Arial"/>
          <w:sz w:val="22"/>
          <w:szCs w:val="22"/>
        </w:rPr>
        <w:t xml:space="preserve"> </w:t>
      </w:r>
      <w:r w:rsidR="000822B2" w:rsidRPr="00A30090">
        <w:rPr>
          <w:rFonts w:ascii="Arial" w:hAnsi="Arial" w:cs="Arial"/>
          <w:sz w:val="22"/>
          <w:szCs w:val="22"/>
        </w:rPr>
        <w:t xml:space="preserve">Die Hensoldt AG hat </w:t>
      </w:r>
      <w:r w:rsidR="0022426B">
        <w:rPr>
          <w:rFonts w:ascii="Arial" w:hAnsi="Arial" w:cs="Arial"/>
          <w:sz w:val="22"/>
          <w:szCs w:val="22"/>
        </w:rPr>
        <w:t xml:space="preserve">Anfang 2025 </w:t>
      </w:r>
      <w:r w:rsidR="000822B2" w:rsidRPr="00A30090">
        <w:rPr>
          <w:rFonts w:ascii="Arial" w:hAnsi="Arial" w:cs="Arial"/>
          <w:sz w:val="22"/>
          <w:szCs w:val="22"/>
        </w:rPr>
        <w:t>für die Bedarfe der Bw in der Nutzung</w:t>
      </w:r>
      <w:r w:rsidR="0022426B">
        <w:rPr>
          <w:rFonts w:ascii="Arial" w:hAnsi="Arial" w:cs="Arial"/>
          <w:sz w:val="22"/>
          <w:szCs w:val="22"/>
        </w:rPr>
        <w:t xml:space="preserve"> noch</w:t>
      </w:r>
      <w:r w:rsidR="000822B2" w:rsidRPr="00A30090">
        <w:rPr>
          <w:rFonts w:ascii="Arial" w:hAnsi="Arial" w:cs="Arial"/>
          <w:sz w:val="22"/>
          <w:szCs w:val="22"/>
        </w:rPr>
        <w:t xml:space="preserve"> einen Bevorratungskauf bei EOT GmbH in Auftrag geben können. Bei vertragsgemäßer Lieferung sind damit die Bedarfe der Bw in der Nutzung </w:t>
      </w:r>
      <w:r w:rsidR="000822B2" w:rsidRPr="00A30090">
        <w:rPr>
          <w:rFonts w:ascii="Arial" w:hAnsi="Arial" w:cs="Arial"/>
          <w:b/>
          <w:sz w:val="22"/>
          <w:szCs w:val="22"/>
        </w:rPr>
        <w:t>bis Mitte 2028</w:t>
      </w:r>
      <w:r w:rsidR="000822B2" w:rsidRPr="00A30090">
        <w:rPr>
          <w:rFonts w:ascii="Arial" w:hAnsi="Arial" w:cs="Arial"/>
          <w:sz w:val="22"/>
          <w:szCs w:val="22"/>
        </w:rPr>
        <w:t xml:space="preserve"> abgedeckt. Ein weiterer Bevorratungskauf durch die Hensoldt AG wurde bislang durch Coherent Inc. abgelehnt. Die Hensoldt AG sowie Rü II 6 befinden sich hierzu mit Coherent Inc. weiterhin in Verhandlungen. </w:t>
      </w:r>
    </w:p>
    <w:p w14:paraId="69DC845B" w14:textId="77777777" w:rsidR="002A5309" w:rsidRPr="00A30090" w:rsidRDefault="002A5309" w:rsidP="002A5309">
      <w:pPr>
        <w:spacing w:line="360" w:lineRule="auto"/>
        <w:rPr>
          <w:rFonts w:ascii="Arial" w:hAnsi="Arial" w:cs="Arial"/>
          <w:b/>
          <w:sz w:val="22"/>
          <w:szCs w:val="22"/>
          <w:u w:val="single"/>
        </w:rPr>
      </w:pPr>
    </w:p>
    <w:p w14:paraId="7D8B9154" w14:textId="7D428353" w:rsidR="000822B2" w:rsidRPr="00A30090" w:rsidRDefault="002A5309" w:rsidP="000822B2">
      <w:pPr>
        <w:spacing w:line="360" w:lineRule="auto"/>
        <w:rPr>
          <w:rFonts w:ascii="Arial" w:hAnsi="Arial" w:cs="Arial"/>
          <w:sz w:val="22"/>
          <w:szCs w:val="22"/>
        </w:rPr>
      </w:pPr>
      <w:r w:rsidRPr="00A30090">
        <w:rPr>
          <w:rFonts w:ascii="Arial" w:hAnsi="Arial" w:cs="Arial"/>
          <w:sz w:val="22"/>
          <w:szCs w:val="22"/>
          <w:u w:val="single"/>
        </w:rPr>
        <w:t>Einjährige Produktionsphase für Anschlussbedarfsdeckung:</w:t>
      </w:r>
      <w:r w:rsidRPr="00A30090">
        <w:rPr>
          <w:rFonts w:ascii="Arial" w:hAnsi="Arial" w:cs="Arial"/>
          <w:sz w:val="22"/>
          <w:szCs w:val="22"/>
        </w:rPr>
        <w:t xml:space="preserve"> </w:t>
      </w:r>
      <w:r w:rsidR="00D32163">
        <w:rPr>
          <w:rFonts w:ascii="Arial" w:hAnsi="Arial" w:cs="Arial"/>
          <w:sz w:val="22"/>
          <w:szCs w:val="22"/>
        </w:rPr>
        <w:t>Da f</w:t>
      </w:r>
      <w:r w:rsidR="00D32163" w:rsidRPr="00A30090">
        <w:rPr>
          <w:rFonts w:ascii="Arial" w:hAnsi="Arial" w:cs="Arial"/>
          <w:sz w:val="22"/>
          <w:szCs w:val="22"/>
        </w:rPr>
        <w:t>ür die Herstellung und Verarbeitung der benötigten technischen Kristalle und optischen BE etwa ein Jahr einzuplanen</w:t>
      </w:r>
      <w:r w:rsidR="00D32163">
        <w:rPr>
          <w:rFonts w:ascii="Arial" w:hAnsi="Arial" w:cs="Arial"/>
          <w:sz w:val="22"/>
          <w:szCs w:val="22"/>
        </w:rPr>
        <w:t xml:space="preserve"> ist, sehen BMVg</w:t>
      </w:r>
      <w:r w:rsidR="000822B2" w:rsidRPr="00A30090">
        <w:rPr>
          <w:rFonts w:ascii="Arial" w:hAnsi="Arial" w:cs="Arial"/>
          <w:sz w:val="22"/>
          <w:szCs w:val="22"/>
        </w:rPr>
        <w:t xml:space="preserve"> und die Hensoldt AG die Notwendigkeit, dass </w:t>
      </w:r>
      <w:r w:rsidR="000822B2" w:rsidRPr="00A30090">
        <w:rPr>
          <w:rFonts w:ascii="Arial" w:hAnsi="Arial" w:cs="Arial"/>
          <w:b/>
          <w:sz w:val="22"/>
          <w:szCs w:val="22"/>
        </w:rPr>
        <w:t>spätestens Mitte 2027</w:t>
      </w:r>
      <w:r w:rsidR="000822B2" w:rsidRPr="00A30090">
        <w:rPr>
          <w:rFonts w:ascii="Arial" w:hAnsi="Arial" w:cs="Arial"/>
          <w:sz w:val="22"/>
          <w:szCs w:val="22"/>
        </w:rPr>
        <w:t xml:space="preserve"> eine </w:t>
      </w:r>
      <w:r w:rsidR="000822B2" w:rsidRPr="00A30090">
        <w:rPr>
          <w:rFonts w:ascii="Arial" w:hAnsi="Arial" w:cs="Arial"/>
          <w:b/>
          <w:sz w:val="22"/>
          <w:szCs w:val="22"/>
        </w:rPr>
        <w:t xml:space="preserve">alternative Lösung </w:t>
      </w:r>
      <w:r w:rsidR="00D32163">
        <w:rPr>
          <w:rFonts w:ascii="Arial" w:hAnsi="Arial" w:cs="Arial"/>
          <w:b/>
          <w:sz w:val="22"/>
          <w:szCs w:val="22"/>
        </w:rPr>
        <w:t>„</w:t>
      </w:r>
      <w:r w:rsidR="000822B2" w:rsidRPr="00A30090">
        <w:rPr>
          <w:rFonts w:ascii="Arial" w:hAnsi="Arial" w:cs="Arial"/>
          <w:b/>
          <w:sz w:val="22"/>
          <w:szCs w:val="22"/>
        </w:rPr>
        <w:t>einsatzbereit</w:t>
      </w:r>
      <w:r w:rsidR="00D32163">
        <w:rPr>
          <w:rFonts w:ascii="Arial" w:hAnsi="Arial" w:cs="Arial"/>
          <w:b/>
          <w:sz w:val="22"/>
          <w:szCs w:val="22"/>
        </w:rPr>
        <w:t>“</w:t>
      </w:r>
      <w:r w:rsidR="000822B2" w:rsidRPr="00A30090">
        <w:rPr>
          <w:rFonts w:ascii="Arial" w:hAnsi="Arial" w:cs="Arial"/>
          <w:sz w:val="22"/>
          <w:szCs w:val="22"/>
        </w:rPr>
        <w:t xml:space="preserve"> </w:t>
      </w:r>
      <w:r w:rsidRPr="00A30090">
        <w:rPr>
          <w:rFonts w:ascii="Arial" w:hAnsi="Arial" w:cs="Arial"/>
          <w:sz w:val="22"/>
          <w:szCs w:val="22"/>
        </w:rPr>
        <w:t>sein muss</w:t>
      </w:r>
      <w:r w:rsidR="000822B2" w:rsidRPr="00A30090">
        <w:rPr>
          <w:rFonts w:ascii="Arial" w:hAnsi="Arial" w:cs="Arial"/>
          <w:sz w:val="22"/>
          <w:szCs w:val="22"/>
        </w:rPr>
        <w:t>.</w:t>
      </w:r>
    </w:p>
    <w:p w14:paraId="04C6A645" w14:textId="53E55625" w:rsidR="002A5309" w:rsidRPr="00A30090" w:rsidRDefault="002A5309" w:rsidP="000822B2">
      <w:pPr>
        <w:spacing w:line="360" w:lineRule="auto"/>
        <w:rPr>
          <w:rFonts w:ascii="Arial" w:hAnsi="Arial" w:cs="Arial"/>
          <w:sz w:val="22"/>
          <w:szCs w:val="22"/>
        </w:rPr>
      </w:pPr>
    </w:p>
    <w:p w14:paraId="77B2C986" w14:textId="64471562" w:rsidR="00336EB7" w:rsidRPr="00A30090" w:rsidRDefault="00336EB7" w:rsidP="000C3A16">
      <w:pPr>
        <w:pStyle w:val="berschrift3"/>
        <w:spacing w:before="240" w:after="120" w:line="360" w:lineRule="auto"/>
        <w:rPr>
          <w:rFonts w:ascii="Arial" w:hAnsi="Arial" w:cs="Arial"/>
          <w:color w:val="auto"/>
        </w:rPr>
      </w:pPr>
      <w:bookmarkStart w:id="25" w:name="_Toc199771604"/>
      <w:r w:rsidRPr="00A30090">
        <w:rPr>
          <w:rFonts w:ascii="Arial" w:hAnsi="Arial" w:cs="Arial"/>
          <w:color w:val="auto"/>
        </w:rPr>
        <w:lastRenderedPageBreak/>
        <w:t>Sonstige Rahmenbedingungen</w:t>
      </w:r>
      <w:bookmarkEnd w:id="25"/>
    </w:p>
    <w:p w14:paraId="5782BDA9" w14:textId="77777777" w:rsidR="00CA1BCE" w:rsidRPr="00A30090" w:rsidRDefault="00CA1BCE" w:rsidP="0001312E">
      <w:pPr>
        <w:spacing w:line="360" w:lineRule="auto"/>
        <w:rPr>
          <w:rFonts w:ascii="Arial" w:hAnsi="Arial" w:cs="Arial"/>
          <w:sz w:val="22"/>
          <w:szCs w:val="22"/>
        </w:rPr>
      </w:pPr>
      <w:r w:rsidRPr="00A30090">
        <w:rPr>
          <w:rFonts w:ascii="Arial" w:hAnsi="Arial" w:cs="Arial"/>
          <w:sz w:val="22"/>
          <w:szCs w:val="22"/>
        </w:rPr>
        <w:t>Keine.</w:t>
      </w:r>
    </w:p>
    <w:p w14:paraId="3B2729F0" w14:textId="2022D2DE" w:rsidR="005F46E7" w:rsidRPr="00A30090" w:rsidRDefault="005F46E7" w:rsidP="00E34A95">
      <w:pPr>
        <w:spacing w:line="360" w:lineRule="auto"/>
        <w:ind w:left="709"/>
        <w:rPr>
          <w:rFonts w:ascii="Arial" w:hAnsi="Arial" w:cs="Arial"/>
          <w:sz w:val="22"/>
        </w:rPr>
      </w:pPr>
    </w:p>
    <w:p w14:paraId="27359246" w14:textId="76FD3B22" w:rsidR="00B348D9" w:rsidRPr="00A30090" w:rsidRDefault="00B348D9" w:rsidP="000C3A16">
      <w:pPr>
        <w:pStyle w:val="berschrift1"/>
        <w:spacing w:before="240" w:after="120" w:line="360" w:lineRule="auto"/>
        <w:ind w:left="431" w:hanging="431"/>
        <w:jc w:val="left"/>
        <w:rPr>
          <w:rFonts w:ascii="Arial" w:hAnsi="Arial" w:cs="Arial"/>
          <w:b/>
          <w:sz w:val="26"/>
          <w:szCs w:val="26"/>
          <w:u w:val="none"/>
        </w:rPr>
      </w:pPr>
      <w:bookmarkStart w:id="26" w:name="_Toc199771605"/>
      <w:bookmarkEnd w:id="14"/>
      <w:r w:rsidRPr="00A30090">
        <w:rPr>
          <w:rFonts w:ascii="Arial" w:hAnsi="Arial" w:cs="Arial"/>
          <w:b/>
          <w:sz w:val="26"/>
          <w:szCs w:val="26"/>
          <w:u w:val="none"/>
        </w:rPr>
        <w:t>Ausgangslage</w:t>
      </w:r>
      <w:bookmarkEnd w:id="26"/>
    </w:p>
    <w:p w14:paraId="137228ED" w14:textId="732ED650" w:rsidR="008264C7" w:rsidRPr="00A30090" w:rsidRDefault="008264C7" w:rsidP="0001312E">
      <w:pPr>
        <w:spacing w:line="360" w:lineRule="auto"/>
        <w:rPr>
          <w:rFonts w:ascii="Arial" w:hAnsi="Arial" w:cs="Arial"/>
        </w:rPr>
      </w:pPr>
      <w:r w:rsidRPr="00A30090">
        <w:rPr>
          <w:rFonts w:ascii="Arial" w:hAnsi="Arial" w:cs="Arial"/>
        </w:rPr>
        <w:t>Die Ausgangslage bezieht sich auf das Kalenderjahr 2024.</w:t>
      </w:r>
    </w:p>
    <w:p w14:paraId="6BD27E8F" w14:textId="0415044B" w:rsidR="008B6B03" w:rsidRPr="00A30090" w:rsidRDefault="008B6B03" w:rsidP="0001312E">
      <w:pPr>
        <w:spacing w:line="360" w:lineRule="auto"/>
        <w:rPr>
          <w:rFonts w:ascii="Arial" w:hAnsi="Arial" w:cs="Arial"/>
        </w:rPr>
      </w:pPr>
      <w:r w:rsidRPr="00A30090">
        <w:rPr>
          <w:rFonts w:ascii="Arial" w:hAnsi="Arial" w:cs="Arial"/>
        </w:rPr>
        <w:t xml:space="preserve">Der </w:t>
      </w:r>
      <w:r w:rsidRPr="00A30090">
        <w:rPr>
          <w:rFonts w:ascii="Arial" w:hAnsi="Arial" w:cs="Arial"/>
          <w:b/>
        </w:rPr>
        <w:t xml:space="preserve">Bedarf der </w:t>
      </w:r>
      <w:r w:rsidR="0051032F" w:rsidRPr="00A30090">
        <w:rPr>
          <w:rFonts w:ascii="Arial" w:hAnsi="Arial" w:cs="Arial"/>
          <w:b/>
        </w:rPr>
        <w:t>Bw</w:t>
      </w:r>
      <w:r w:rsidRPr="00A30090">
        <w:rPr>
          <w:rFonts w:ascii="Arial" w:hAnsi="Arial" w:cs="Arial"/>
        </w:rPr>
        <w:t xml:space="preserve"> an </w:t>
      </w:r>
      <w:r w:rsidR="009C642A" w:rsidRPr="00A30090">
        <w:rPr>
          <w:rFonts w:ascii="Arial" w:hAnsi="Arial" w:cs="Arial"/>
        </w:rPr>
        <w:t>technischen K</w:t>
      </w:r>
      <w:r w:rsidRPr="00A30090">
        <w:rPr>
          <w:rFonts w:ascii="Arial" w:hAnsi="Arial" w:cs="Arial"/>
        </w:rPr>
        <w:t xml:space="preserve">ristallen in </w:t>
      </w:r>
      <w:r w:rsidR="00683CA9" w:rsidRPr="00A30090">
        <w:rPr>
          <w:rFonts w:ascii="Arial" w:hAnsi="Arial" w:cs="Arial"/>
        </w:rPr>
        <w:t xml:space="preserve">Wehrtechnik </w:t>
      </w:r>
      <w:r w:rsidRPr="00A30090">
        <w:rPr>
          <w:rFonts w:ascii="Arial" w:hAnsi="Arial" w:cs="Arial"/>
        </w:rPr>
        <w:t xml:space="preserve">und </w:t>
      </w:r>
      <w:r w:rsidR="00683CA9" w:rsidRPr="00A30090">
        <w:rPr>
          <w:rFonts w:ascii="Arial" w:hAnsi="Arial" w:cs="Arial"/>
        </w:rPr>
        <w:t>Forschung</w:t>
      </w:r>
      <w:r w:rsidR="00683CA9" w:rsidRPr="00A30090" w:rsidDel="00683CA9">
        <w:rPr>
          <w:rFonts w:ascii="Arial" w:hAnsi="Arial" w:cs="Arial"/>
        </w:rPr>
        <w:t xml:space="preserve"> </w:t>
      </w:r>
      <w:r w:rsidRPr="00A30090">
        <w:rPr>
          <w:rFonts w:ascii="Arial" w:hAnsi="Arial" w:cs="Arial"/>
        </w:rPr>
        <w:t xml:space="preserve">besteht vor allem </w:t>
      </w:r>
      <w:r w:rsidRPr="00A30090">
        <w:rPr>
          <w:rFonts w:ascii="Arial" w:hAnsi="Arial" w:cs="Arial"/>
          <w:b/>
        </w:rPr>
        <w:t>im Bereich der Laserentfernungsmessung</w:t>
      </w:r>
      <w:r w:rsidR="00683CA9" w:rsidRPr="00A30090">
        <w:rPr>
          <w:rFonts w:ascii="Arial" w:hAnsi="Arial" w:cs="Arial"/>
          <w:b/>
        </w:rPr>
        <w:t xml:space="preserve"> und </w:t>
      </w:r>
      <w:r w:rsidR="00367B1E" w:rsidRPr="00A30090">
        <w:rPr>
          <w:rFonts w:ascii="Arial" w:hAnsi="Arial" w:cs="Arial"/>
          <w:b/>
        </w:rPr>
        <w:t xml:space="preserve">an </w:t>
      </w:r>
      <w:r w:rsidR="00683CA9" w:rsidRPr="00A30090">
        <w:rPr>
          <w:rFonts w:ascii="Arial" w:hAnsi="Arial" w:cs="Arial"/>
          <w:b/>
        </w:rPr>
        <w:t>optischen Komponenten für DIRCM-Anwendungen</w:t>
      </w:r>
      <w:r w:rsidRPr="00A30090">
        <w:rPr>
          <w:rFonts w:ascii="Arial" w:hAnsi="Arial" w:cs="Arial"/>
        </w:rPr>
        <w:t xml:space="preserve">. Dieser Bedarf wurde bislang </w:t>
      </w:r>
      <w:r w:rsidR="0051032F" w:rsidRPr="00A30090">
        <w:rPr>
          <w:rFonts w:ascii="Arial" w:hAnsi="Arial" w:cs="Arial"/>
        </w:rPr>
        <w:t xml:space="preserve">ausschließlich </w:t>
      </w:r>
      <w:r w:rsidRPr="00A30090">
        <w:rPr>
          <w:rFonts w:ascii="Arial" w:hAnsi="Arial" w:cs="Arial"/>
        </w:rPr>
        <w:t xml:space="preserve">durch </w:t>
      </w:r>
      <w:r w:rsidR="0051032F" w:rsidRPr="00A30090">
        <w:rPr>
          <w:rFonts w:ascii="Arial" w:hAnsi="Arial" w:cs="Arial"/>
        </w:rPr>
        <w:t>die</w:t>
      </w:r>
      <w:r w:rsidRPr="00A30090">
        <w:rPr>
          <w:rFonts w:ascii="Arial" w:hAnsi="Arial" w:cs="Arial"/>
        </w:rPr>
        <w:t xml:space="preserve"> EOT </w:t>
      </w:r>
      <w:r w:rsidR="0051032F" w:rsidRPr="00A30090">
        <w:rPr>
          <w:rFonts w:ascii="Arial" w:hAnsi="Arial" w:cs="Arial"/>
        </w:rPr>
        <w:t xml:space="preserve">GmbH </w:t>
      </w:r>
      <w:r w:rsidRPr="00A30090">
        <w:rPr>
          <w:rFonts w:ascii="Arial" w:hAnsi="Arial" w:cs="Arial"/>
        </w:rPr>
        <w:t>gedeckt, d</w:t>
      </w:r>
      <w:r w:rsidR="0051032F" w:rsidRPr="00A30090">
        <w:rPr>
          <w:rFonts w:ascii="Arial" w:hAnsi="Arial" w:cs="Arial"/>
        </w:rPr>
        <w:t>ie</w:t>
      </w:r>
      <w:r w:rsidRPr="00A30090">
        <w:rPr>
          <w:rFonts w:ascii="Arial" w:hAnsi="Arial" w:cs="Arial"/>
        </w:rPr>
        <w:t xml:space="preserve"> nach Aussage des US</w:t>
      </w:r>
      <w:r w:rsidR="0051032F" w:rsidRPr="00A30090">
        <w:rPr>
          <w:rFonts w:ascii="Arial" w:hAnsi="Arial" w:cs="Arial"/>
        </w:rPr>
        <w:t>-</w:t>
      </w:r>
      <w:r w:rsidRPr="00A30090">
        <w:rPr>
          <w:rFonts w:ascii="Arial" w:hAnsi="Arial" w:cs="Arial"/>
        </w:rPr>
        <w:t xml:space="preserve">Eigentümers </w:t>
      </w:r>
      <w:r w:rsidR="0051032F" w:rsidRPr="00A30090">
        <w:rPr>
          <w:rFonts w:ascii="Arial" w:hAnsi="Arial" w:cs="Arial"/>
        </w:rPr>
        <w:t xml:space="preserve">Coherent Inc. </w:t>
      </w:r>
      <w:r w:rsidRPr="00A30090">
        <w:rPr>
          <w:rFonts w:ascii="Arial" w:hAnsi="Arial" w:cs="Arial"/>
        </w:rPr>
        <w:t>in diesem Jahr vor der Geschäftsaufgabe steht, wenn sich für das Unternehmen kein Käufer finden lässt.</w:t>
      </w:r>
    </w:p>
    <w:p w14:paraId="4D3960F8" w14:textId="77777777" w:rsidR="00D53ECE" w:rsidRPr="00A30090" w:rsidRDefault="00EA1469" w:rsidP="000C3A16">
      <w:pPr>
        <w:pStyle w:val="berschrift2"/>
        <w:spacing w:before="240" w:after="120" w:line="360" w:lineRule="auto"/>
        <w:ind w:left="578" w:hanging="578"/>
        <w:rPr>
          <w:rFonts w:ascii="Arial" w:hAnsi="Arial" w:cs="Arial"/>
          <w:color w:val="auto"/>
          <w:sz w:val="24"/>
          <w:szCs w:val="24"/>
        </w:rPr>
      </w:pPr>
      <w:bookmarkStart w:id="27" w:name="_Toc199771606"/>
      <w:r w:rsidRPr="00A30090">
        <w:rPr>
          <w:rFonts w:ascii="Arial" w:hAnsi="Arial" w:cs="Arial"/>
          <w:color w:val="auto"/>
          <w:sz w:val="24"/>
          <w:szCs w:val="24"/>
        </w:rPr>
        <w:t>Ablauforganisation</w:t>
      </w:r>
      <w:bookmarkEnd w:id="27"/>
      <w:r w:rsidRPr="00A30090">
        <w:rPr>
          <w:rFonts w:ascii="Arial" w:hAnsi="Arial" w:cs="Arial"/>
          <w:color w:val="auto"/>
          <w:sz w:val="24"/>
          <w:szCs w:val="24"/>
        </w:rPr>
        <w:t xml:space="preserve"> </w:t>
      </w:r>
    </w:p>
    <w:p w14:paraId="7AB0B610" w14:textId="7BB50F72" w:rsidR="00B749AC" w:rsidRPr="00A30090" w:rsidRDefault="00FA41B0" w:rsidP="0001312E">
      <w:pPr>
        <w:spacing w:line="360" w:lineRule="auto"/>
        <w:rPr>
          <w:rFonts w:ascii="Arial" w:hAnsi="Arial" w:cs="Arial"/>
          <w:sz w:val="22"/>
          <w:szCs w:val="22"/>
        </w:rPr>
      </w:pPr>
      <w:r w:rsidRPr="00A30090">
        <w:rPr>
          <w:rFonts w:ascii="Arial" w:hAnsi="Arial" w:cs="Arial"/>
          <w:sz w:val="22"/>
          <w:szCs w:val="22"/>
        </w:rPr>
        <w:t xml:space="preserve">Die </w:t>
      </w:r>
      <w:r w:rsidR="00C04D19" w:rsidRPr="000627FE">
        <w:rPr>
          <w:rFonts w:ascii="Arial" w:hAnsi="Arial" w:cs="Arial"/>
          <w:b/>
          <w:sz w:val="22"/>
          <w:szCs w:val="22"/>
        </w:rPr>
        <w:t>Hensoldt</w:t>
      </w:r>
      <w:r w:rsidRPr="000627FE">
        <w:rPr>
          <w:rFonts w:ascii="Arial" w:hAnsi="Arial" w:cs="Arial"/>
          <w:b/>
          <w:sz w:val="22"/>
          <w:szCs w:val="22"/>
        </w:rPr>
        <w:t xml:space="preserve"> AG</w:t>
      </w:r>
      <w:r w:rsidR="00C04D19" w:rsidRPr="00A30090">
        <w:rPr>
          <w:rFonts w:ascii="Arial" w:hAnsi="Arial" w:cs="Arial"/>
          <w:sz w:val="22"/>
          <w:szCs w:val="22"/>
        </w:rPr>
        <w:t xml:space="preserve"> bestellt die </w:t>
      </w:r>
      <w:r w:rsidRPr="00A30090">
        <w:rPr>
          <w:rFonts w:ascii="Arial" w:hAnsi="Arial" w:cs="Arial"/>
          <w:sz w:val="22"/>
          <w:szCs w:val="22"/>
        </w:rPr>
        <w:t>für die Aufträge der Bw benötigten</w:t>
      </w:r>
      <w:r w:rsidR="00C04D19" w:rsidRPr="00A30090">
        <w:rPr>
          <w:rFonts w:ascii="Arial" w:hAnsi="Arial" w:cs="Arial"/>
          <w:sz w:val="22"/>
          <w:szCs w:val="22"/>
        </w:rPr>
        <w:t xml:space="preserve"> optischen Bauelemente </w:t>
      </w:r>
      <w:r w:rsidRPr="00A30090">
        <w:rPr>
          <w:rFonts w:ascii="Arial" w:hAnsi="Arial" w:cs="Arial"/>
          <w:sz w:val="22"/>
          <w:szCs w:val="22"/>
        </w:rPr>
        <w:t>bei</w:t>
      </w:r>
      <w:r w:rsidR="00C04D19" w:rsidRPr="00A30090">
        <w:rPr>
          <w:rFonts w:ascii="Arial" w:hAnsi="Arial" w:cs="Arial"/>
          <w:sz w:val="22"/>
          <w:szCs w:val="22"/>
        </w:rPr>
        <w:t xml:space="preserve"> </w:t>
      </w:r>
      <w:r w:rsidRPr="00A30090">
        <w:rPr>
          <w:rFonts w:ascii="Arial" w:hAnsi="Arial" w:cs="Arial"/>
          <w:sz w:val="22"/>
          <w:szCs w:val="22"/>
        </w:rPr>
        <w:t xml:space="preserve">der </w:t>
      </w:r>
      <w:r w:rsidR="00C04D19" w:rsidRPr="00A30090">
        <w:rPr>
          <w:rFonts w:ascii="Arial" w:hAnsi="Arial" w:cs="Arial"/>
          <w:sz w:val="22"/>
          <w:szCs w:val="22"/>
        </w:rPr>
        <w:t xml:space="preserve">EOT </w:t>
      </w:r>
      <w:r w:rsidRPr="00A30090">
        <w:rPr>
          <w:rFonts w:ascii="Arial" w:hAnsi="Arial" w:cs="Arial"/>
          <w:sz w:val="22"/>
          <w:szCs w:val="22"/>
        </w:rPr>
        <w:t>GmbH</w:t>
      </w:r>
      <w:r w:rsidR="00C04D19" w:rsidRPr="00A30090">
        <w:rPr>
          <w:rFonts w:ascii="Arial" w:hAnsi="Arial" w:cs="Arial"/>
          <w:sz w:val="22"/>
          <w:szCs w:val="22"/>
        </w:rPr>
        <w:t xml:space="preserve">. Hierfür schließt </w:t>
      </w:r>
      <w:r w:rsidRPr="00A30090">
        <w:rPr>
          <w:rFonts w:ascii="Arial" w:hAnsi="Arial" w:cs="Arial"/>
          <w:sz w:val="22"/>
          <w:szCs w:val="22"/>
        </w:rPr>
        <w:t xml:space="preserve">die </w:t>
      </w:r>
      <w:r w:rsidR="00C04D19" w:rsidRPr="00A30090">
        <w:rPr>
          <w:rFonts w:ascii="Arial" w:hAnsi="Arial" w:cs="Arial"/>
          <w:sz w:val="22"/>
          <w:szCs w:val="22"/>
        </w:rPr>
        <w:t>Hensoldt</w:t>
      </w:r>
      <w:r w:rsidRPr="00A30090">
        <w:rPr>
          <w:rFonts w:ascii="Arial" w:hAnsi="Arial" w:cs="Arial"/>
          <w:sz w:val="22"/>
          <w:szCs w:val="22"/>
        </w:rPr>
        <w:t xml:space="preserve"> AG</w:t>
      </w:r>
      <w:r w:rsidR="00C04D19" w:rsidRPr="00A30090">
        <w:rPr>
          <w:rFonts w:ascii="Arial" w:hAnsi="Arial" w:cs="Arial"/>
          <w:sz w:val="22"/>
          <w:szCs w:val="22"/>
        </w:rPr>
        <w:t xml:space="preserve"> mit</w:t>
      </w:r>
      <w:r w:rsidRPr="00A30090">
        <w:rPr>
          <w:rFonts w:ascii="Arial" w:hAnsi="Arial" w:cs="Arial"/>
          <w:sz w:val="22"/>
          <w:szCs w:val="22"/>
        </w:rPr>
        <w:t xml:space="preserve"> der</w:t>
      </w:r>
      <w:r w:rsidR="00C04D19" w:rsidRPr="00A30090">
        <w:rPr>
          <w:rFonts w:ascii="Arial" w:hAnsi="Arial" w:cs="Arial"/>
          <w:sz w:val="22"/>
          <w:szCs w:val="22"/>
        </w:rPr>
        <w:t xml:space="preserve"> EOT</w:t>
      </w:r>
      <w:r w:rsidRPr="00A30090">
        <w:rPr>
          <w:rFonts w:ascii="Arial" w:hAnsi="Arial" w:cs="Arial"/>
          <w:sz w:val="22"/>
          <w:szCs w:val="22"/>
        </w:rPr>
        <w:t xml:space="preserve"> GmbH</w:t>
      </w:r>
      <w:r w:rsidR="00C04D19" w:rsidRPr="00A30090">
        <w:rPr>
          <w:rFonts w:ascii="Arial" w:hAnsi="Arial" w:cs="Arial"/>
          <w:sz w:val="22"/>
          <w:szCs w:val="22"/>
        </w:rPr>
        <w:t xml:space="preserve"> regelmäßig Lieferverträge, die den jährlichen Bedarf der Hensoldt</w:t>
      </w:r>
      <w:r w:rsidRPr="00A30090">
        <w:rPr>
          <w:rFonts w:ascii="Arial" w:hAnsi="Arial" w:cs="Arial"/>
          <w:sz w:val="22"/>
          <w:szCs w:val="22"/>
        </w:rPr>
        <w:t xml:space="preserve"> AG</w:t>
      </w:r>
      <w:r w:rsidR="00C04D19" w:rsidRPr="00A30090">
        <w:rPr>
          <w:rFonts w:ascii="Arial" w:hAnsi="Arial" w:cs="Arial"/>
          <w:sz w:val="22"/>
          <w:szCs w:val="22"/>
        </w:rPr>
        <w:t xml:space="preserve"> decken.</w:t>
      </w:r>
      <w:r w:rsidR="00B749AC" w:rsidRPr="00B749AC">
        <w:rPr>
          <w:rFonts w:ascii="Arial" w:hAnsi="Arial" w:cs="Arial"/>
          <w:sz w:val="22"/>
          <w:szCs w:val="22"/>
        </w:rPr>
        <w:t xml:space="preserve"> </w:t>
      </w:r>
      <w:r w:rsidR="00B749AC" w:rsidRPr="00A30090">
        <w:rPr>
          <w:rFonts w:ascii="Arial" w:hAnsi="Arial" w:cs="Arial"/>
          <w:sz w:val="22"/>
          <w:szCs w:val="22"/>
        </w:rPr>
        <w:t xml:space="preserve">Bei jeder Anfrage werden Artikelmenge, Preis und Lieferzeit neu ausgehandelt und in einem Einzelauftrag vertraglich festgehalten. Die Spezifikation der verschiedenen optischen BE ist dabei im Prinzip immer unverändert. </w:t>
      </w:r>
    </w:p>
    <w:p w14:paraId="51F1812C" w14:textId="77777777" w:rsidR="00C90341" w:rsidRPr="00A30090" w:rsidRDefault="00C90341" w:rsidP="00C90341">
      <w:pPr>
        <w:spacing w:line="360" w:lineRule="auto"/>
        <w:rPr>
          <w:rFonts w:ascii="Arial" w:hAnsi="Arial" w:cs="Arial"/>
          <w:sz w:val="22"/>
          <w:szCs w:val="22"/>
        </w:rPr>
      </w:pPr>
    </w:p>
    <w:p w14:paraId="6CF9B675" w14:textId="25F3BD0E" w:rsidR="008503A2" w:rsidRPr="00A30090" w:rsidRDefault="00C04D19" w:rsidP="0001312E">
      <w:pPr>
        <w:spacing w:line="360" w:lineRule="auto"/>
        <w:rPr>
          <w:rFonts w:ascii="Arial" w:hAnsi="Arial" w:cs="Arial"/>
          <w:sz w:val="22"/>
          <w:szCs w:val="22"/>
        </w:rPr>
      </w:pPr>
      <w:r w:rsidRPr="00A30090">
        <w:rPr>
          <w:rFonts w:ascii="Arial" w:hAnsi="Arial" w:cs="Arial"/>
          <w:sz w:val="22"/>
          <w:szCs w:val="22"/>
        </w:rPr>
        <w:t xml:space="preserve">Das </w:t>
      </w:r>
      <w:r w:rsidRPr="000627FE">
        <w:rPr>
          <w:rFonts w:ascii="Arial" w:hAnsi="Arial" w:cs="Arial"/>
          <w:b/>
          <w:sz w:val="22"/>
          <w:szCs w:val="22"/>
        </w:rPr>
        <w:t>IOSB</w:t>
      </w:r>
      <w:r w:rsidRPr="00A30090">
        <w:rPr>
          <w:rFonts w:ascii="Arial" w:hAnsi="Arial" w:cs="Arial"/>
          <w:sz w:val="22"/>
          <w:szCs w:val="22"/>
        </w:rPr>
        <w:t xml:space="preserve"> beauftragt die EOT </w:t>
      </w:r>
      <w:r w:rsidR="00FA41B0" w:rsidRPr="00A30090">
        <w:rPr>
          <w:rFonts w:ascii="Arial" w:hAnsi="Arial" w:cs="Arial"/>
          <w:sz w:val="22"/>
          <w:szCs w:val="22"/>
        </w:rPr>
        <w:t xml:space="preserve">GmbH </w:t>
      </w:r>
      <w:r w:rsidRPr="00A30090">
        <w:rPr>
          <w:rFonts w:ascii="Arial" w:hAnsi="Arial" w:cs="Arial"/>
          <w:sz w:val="22"/>
          <w:szCs w:val="22"/>
        </w:rPr>
        <w:t>mit der Herstellung von optischen B</w:t>
      </w:r>
      <w:r w:rsidR="00683CA9" w:rsidRPr="00A30090">
        <w:rPr>
          <w:rFonts w:ascii="Arial" w:hAnsi="Arial" w:cs="Arial"/>
          <w:sz w:val="22"/>
          <w:szCs w:val="22"/>
        </w:rPr>
        <w:t>E</w:t>
      </w:r>
      <w:r w:rsidRPr="00A30090">
        <w:rPr>
          <w:rFonts w:ascii="Arial" w:hAnsi="Arial" w:cs="Arial"/>
          <w:sz w:val="22"/>
          <w:szCs w:val="22"/>
        </w:rPr>
        <w:t xml:space="preserve">, die im Rahmen der </w:t>
      </w:r>
      <w:r w:rsidR="00FA41B0" w:rsidRPr="00A30090">
        <w:rPr>
          <w:rFonts w:ascii="Arial" w:hAnsi="Arial" w:cs="Arial"/>
          <w:sz w:val="22"/>
          <w:szCs w:val="22"/>
        </w:rPr>
        <w:t xml:space="preserve">von der Bw beauftragten </w:t>
      </w:r>
      <w:r w:rsidRPr="00A30090">
        <w:rPr>
          <w:rFonts w:ascii="Arial" w:hAnsi="Arial" w:cs="Arial"/>
          <w:sz w:val="22"/>
          <w:szCs w:val="22"/>
        </w:rPr>
        <w:t>Forschungsarbeiten erforderlich werden. Hierbei macht das IOSB spezifische technische Vorgaben und bestellt teilweise nur Einzelstücke.</w:t>
      </w:r>
      <w:r w:rsidR="00B749AC">
        <w:rPr>
          <w:rFonts w:ascii="Arial" w:hAnsi="Arial" w:cs="Arial"/>
          <w:sz w:val="22"/>
          <w:szCs w:val="22"/>
        </w:rPr>
        <w:t xml:space="preserve"> </w:t>
      </w:r>
      <w:r w:rsidR="008503A2" w:rsidRPr="00A30090">
        <w:rPr>
          <w:rFonts w:ascii="Arial" w:hAnsi="Arial" w:cs="Arial"/>
          <w:sz w:val="22"/>
          <w:szCs w:val="22"/>
        </w:rPr>
        <w:t>Auch das IOSB bestellt bei</w:t>
      </w:r>
      <w:r w:rsidR="00305F64" w:rsidRPr="00A30090">
        <w:rPr>
          <w:rFonts w:ascii="Arial" w:hAnsi="Arial" w:cs="Arial"/>
          <w:sz w:val="22"/>
          <w:szCs w:val="22"/>
        </w:rPr>
        <w:t xml:space="preserve"> der</w:t>
      </w:r>
      <w:r w:rsidR="008503A2" w:rsidRPr="00A30090">
        <w:rPr>
          <w:rFonts w:ascii="Arial" w:hAnsi="Arial" w:cs="Arial"/>
          <w:sz w:val="22"/>
          <w:szCs w:val="22"/>
        </w:rPr>
        <w:t xml:space="preserve"> EOT</w:t>
      </w:r>
      <w:r w:rsidR="00305F64" w:rsidRPr="00A30090">
        <w:rPr>
          <w:rFonts w:ascii="Arial" w:hAnsi="Arial" w:cs="Arial"/>
          <w:sz w:val="22"/>
          <w:szCs w:val="22"/>
        </w:rPr>
        <w:t xml:space="preserve"> GmbH</w:t>
      </w:r>
      <w:r w:rsidR="004E7A09" w:rsidRPr="00A30090">
        <w:rPr>
          <w:rFonts w:ascii="Arial" w:hAnsi="Arial" w:cs="Arial"/>
          <w:sz w:val="22"/>
          <w:szCs w:val="22"/>
        </w:rPr>
        <w:t xml:space="preserve"> und handelt bei jedem Einzelauftrag die Vertragsumstände neu aus.</w:t>
      </w:r>
      <w:r w:rsidR="008503A2" w:rsidRPr="00A30090">
        <w:rPr>
          <w:rFonts w:ascii="Arial" w:hAnsi="Arial" w:cs="Arial"/>
          <w:sz w:val="22"/>
          <w:szCs w:val="22"/>
        </w:rPr>
        <w:t xml:space="preserve"> Die Bestellungen des IOSB sind nicht so regelmäßig und umfangreich in der Bestellmenge, dafür aber variabler in der technischen Spezifikation</w:t>
      </w:r>
      <w:r w:rsidR="0041679C" w:rsidRPr="00A30090">
        <w:rPr>
          <w:rFonts w:ascii="Arial" w:hAnsi="Arial" w:cs="Arial"/>
          <w:sz w:val="22"/>
          <w:szCs w:val="22"/>
        </w:rPr>
        <w:t xml:space="preserve"> und anspruchsvoller in der technischen Ausführung</w:t>
      </w:r>
      <w:r w:rsidR="008503A2" w:rsidRPr="00A30090">
        <w:rPr>
          <w:rFonts w:ascii="Arial" w:hAnsi="Arial" w:cs="Arial"/>
          <w:sz w:val="22"/>
          <w:szCs w:val="22"/>
        </w:rPr>
        <w:t>.</w:t>
      </w:r>
    </w:p>
    <w:p w14:paraId="5EA6762A" w14:textId="77777777" w:rsidR="00C90341" w:rsidRPr="00A30090" w:rsidRDefault="00C90341" w:rsidP="00C90341">
      <w:pPr>
        <w:spacing w:line="360" w:lineRule="auto"/>
        <w:rPr>
          <w:rFonts w:ascii="Arial" w:hAnsi="Arial" w:cs="Arial"/>
          <w:sz w:val="22"/>
          <w:szCs w:val="22"/>
        </w:rPr>
      </w:pPr>
    </w:p>
    <w:p w14:paraId="14775217" w14:textId="77777777" w:rsidR="00364F62" w:rsidRPr="00A30090" w:rsidRDefault="00364F62" w:rsidP="00364F62">
      <w:pPr>
        <w:spacing w:line="360" w:lineRule="auto"/>
        <w:rPr>
          <w:rFonts w:ascii="Arial" w:hAnsi="Arial" w:cs="Arial"/>
          <w:sz w:val="22"/>
          <w:szCs w:val="22"/>
        </w:rPr>
      </w:pPr>
      <w:r w:rsidRPr="00A30090">
        <w:rPr>
          <w:rFonts w:ascii="Arial" w:hAnsi="Arial" w:cs="Arial"/>
          <w:sz w:val="22"/>
          <w:szCs w:val="22"/>
        </w:rPr>
        <w:lastRenderedPageBreak/>
        <w:t xml:space="preserve">Sowohl die Hensoldt AG als auch das IOSB schließen Einzelaufträge mit der EOT GmbH ab. Rahmenverträge mit der EOT GmbH bestehen nicht. </w:t>
      </w:r>
    </w:p>
    <w:p w14:paraId="4094FAFF" w14:textId="77777777" w:rsidR="00364F62" w:rsidRPr="00A30090" w:rsidRDefault="00364F62" w:rsidP="00364F62">
      <w:pPr>
        <w:pStyle w:val="berschrift2"/>
        <w:spacing w:before="240" w:after="120" w:line="360" w:lineRule="auto"/>
        <w:ind w:left="578" w:hanging="578"/>
        <w:rPr>
          <w:rFonts w:ascii="Arial" w:hAnsi="Arial" w:cs="Arial"/>
          <w:color w:val="auto"/>
          <w:sz w:val="24"/>
          <w:szCs w:val="24"/>
        </w:rPr>
      </w:pPr>
      <w:bookmarkStart w:id="28" w:name="_Ref198560285"/>
      <w:bookmarkStart w:id="29" w:name="_Toc199771607"/>
      <w:r w:rsidRPr="00A30090">
        <w:rPr>
          <w:rFonts w:ascii="Arial" w:hAnsi="Arial" w:cs="Arial"/>
          <w:color w:val="auto"/>
          <w:sz w:val="24"/>
          <w:szCs w:val="24"/>
        </w:rPr>
        <w:t>Aufbauorganisation</w:t>
      </w:r>
      <w:bookmarkEnd w:id="28"/>
      <w:bookmarkEnd w:id="29"/>
    </w:p>
    <w:p w14:paraId="1E044C92" w14:textId="2DFD049B" w:rsidR="00B21783" w:rsidRPr="00A30090" w:rsidRDefault="004E7A09" w:rsidP="0001312E">
      <w:pPr>
        <w:spacing w:line="360" w:lineRule="auto"/>
        <w:rPr>
          <w:rFonts w:ascii="Arial" w:hAnsi="Arial" w:cs="Arial"/>
          <w:sz w:val="22"/>
          <w:szCs w:val="22"/>
        </w:rPr>
      </w:pPr>
      <w:r w:rsidRPr="00A30090">
        <w:rPr>
          <w:rFonts w:ascii="Arial" w:hAnsi="Arial" w:cs="Arial"/>
          <w:sz w:val="22"/>
          <w:szCs w:val="22"/>
        </w:rPr>
        <w:t>D</w:t>
      </w:r>
      <w:r w:rsidR="00305F64" w:rsidRPr="00A30090">
        <w:rPr>
          <w:rFonts w:ascii="Arial" w:hAnsi="Arial" w:cs="Arial"/>
          <w:sz w:val="22"/>
          <w:szCs w:val="22"/>
        </w:rPr>
        <w:t xml:space="preserve">ie </w:t>
      </w:r>
      <w:r w:rsidR="008503A2" w:rsidRPr="00A30090">
        <w:rPr>
          <w:rFonts w:ascii="Arial" w:hAnsi="Arial" w:cs="Arial"/>
          <w:sz w:val="22"/>
          <w:szCs w:val="22"/>
        </w:rPr>
        <w:t>Hensoldt</w:t>
      </w:r>
      <w:r w:rsidR="00305F64" w:rsidRPr="00A30090">
        <w:rPr>
          <w:rFonts w:ascii="Arial" w:hAnsi="Arial" w:cs="Arial"/>
          <w:sz w:val="22"/>
          <w:szCs w:val="22"/>
        </w:rPr>
        <w:t xml:space="preserve"> AG</w:t>
      </w:r>
      <w:r w:rsidR="008503A2" w:rsidRPr="00A30090">
        <w:rPr>
          <w:rFonts w:ascii="Arial" w:hAnsi="Arial" w:cs="Arial"/>
          <w:sz w:val="22"/>
          <w:szCs w:val="22"/>
        </w:rPr>
        <w:t xml:space="preserve"> </w:t>
      </w:r>
      <w:r w:rsidRPr="00A30090">
        <w:rPr>
          <w:rFonts w:ascii="Arial" w:hAnsi="Arial" w:cs="Arial"/>
          <w:sz w:val="22"/>
          <w:szCs w:val="22"/>
        </w:rPr>
        <w:t>und</w:t>
      </w:r>
      <w:r w:rsidR="008503A2" w:rsidRPr="00A30090">
        <w:rPr>
          <w:rFonts w:ascii="Arial" w:hAnsi="Arial" w:cs="Arial"/>
          <w:sz w:val="22"/>
          <w:szCs w:val="22"/>
        </w:rPr>
        <w:t xml:space="preserve"> </w:t>
      </w:r>
      <w:r w:rsidR="00305F64" w:rsidRPr="00A30090">
        <w:rPr>
          <w:rFonts w:ascii="Arial" w:hAnsi="Arial" w:cs="Arial"/>
          <w:sz w:val="22"/>
          <w:szCs w:val="22"/>
        </w:rPr>
        <w:t xml:space="preserve">das </w:t>
      </w:r>
      <w:r w:rsidR="008503A2" w:rsidRPr="00A30090">
        <w:rPr>
          <w:rFonts w:ascii="Arial" w:hAnsi="Arial" w:cs="Arial"/>
          <w:sz w:val="22"/>
          <w:szCs w:val="22"/>
        </w:rPr>
        <w:t>IOSB decken mit diesen Bestellungen den Bedarf der Bw.</w:t>
      </w:r>
    </w:p>
    <w:p w14:paraId="4C49B10D" w14:textId="0393866B" w:rsidR="006C151C" w:rsidRPr="00A30090" w:rsidRDefault="006C151C" w:rsidP="0001312E">
      <w:pPr>
        <w:spacing w:line="360" w:lineRule="auto"/>
        <w:rPr>
          <w:rFonts w:ascii="Arial" w:hAnsi="Arial" w:cs="Arial"/>
          <w:sz w:val="22"/>
          <w:szCs w:val="22"/>
        </w:rPr>
      </w:pPr>
      <w:r w:rsidRPr="00A30090">
        <w:rPr>
          <w:rFonts w:ascii="Arial" w:hAnsi="Arial" w:cs="Arial"/>
          <w:sz w:val="22"/>
          <w:szCs w:val="22"/>
        </w:rPr>
        <w:t>Der Eigentümer von EOT GmbH, Coherent Inc</w:t>
      </w:r>
      <w:r w:rsidR="00364F62" w:rsidRPr="00A30090">
        <w:rPr>
          <w:rFonts w:ascii="Arial" w:hAnsi="Arial" w:cs="Arial"/>
          <w:sz w:val="22"/>
          <w:szCs w:val="22"/>
        </w:rPr>
        <w:t>.</w:t>
      </w:r>
      <w:r w:rsidRPr="00A30090">
        <w:rPr>
          <w:rFonts w:ascii="Arial" w:hAnsi="Arial" w:cs="Arial"/>
          <w:sz w:val="22"/>
          <w:szCs w:val="22"/>
        </w:rPr>
        <w:t>, USA, möchte das Geschäft der EOT</w:t>
      </w:r>
      <w:r w:rsidR="007A404F" w:rsidRPr="00A30090">
        <w:rPr>
          <w:rFonts w:ascii="Arial" w:hAnsi="Arial" w:cs="Arial"/>
          <w:sz w:val="22"/>
          <w:szCs w:val="22"/>
        </w:rPr>
        <w:t xml:space="preserve"> </w:t>
      </w:r>
      <w:r w:rsidRPr="00A30090">
        <w:rPr>
          <w:rFonts w:ascii="Arial" w:hAnsi="Arial" w:cs="Arial"/>
          <w:sz w:val="22"/>
          <w:szCs w:val="22"/>
        </w:rPr>
        <w:t>GmbH bis Juli 2025 verkaufen oder die Geschäftstätigkeit einstellen.</w:t>
      </w:r>
    </w:p>
    <w:p w14:paraId="421A0F99" w14:textId="12A88A3F" w:rsidR="006C151C" w:rsidRPr="00A30090" w:rsidRDefault="006C151C" w:rsidP="0001312E">
      <w:pPr>
        <w:spacing w:line="360" w:lineRule="auto"/>
        <w:rPr>
          <w:rFonts w:ascii="Arial" w:hAnsi="Arial" w:cs="Arial"/>
          <w:sz w:val="22"/>
          <w:szCs w:val="22"/>
        </w:rPr>
      </w:pPr>
      <w:r w:rsidRPr="00A30090">
        <w:rPr>
          <w:rFonts w:ascii="Arial" w:hAnsi="Arial" w:cs="Arial"/>
          <w:sz w:val="22"/>
          <w:szCs w:val="22"/>
        </w:rPr>
        <w:t xml:space="preserve">Im Falle der Einstellung der Geschäftstätigkeit ist Coherent Inc. gemäß des seit 2020 </w:t>
      </w:r>
      <w:r w:rsidR="006E6AF0">
        <w:rPr>
          <w:rFonts w:ascii="Arial" w:hAnsi="Arial" w:cs="Arial"/>
          <w:sz w:val="22"/>
          <w:szCs w:val="22"/>
        </w:rPr>
        <w:t>aus einem Investitionsprüf</w:t>
      </w:r>
      <w:r w:rsidR="00836AC0">
        <w:rPr>
          <w:rFonts w:ascii="Arial" w:hAnsi="Arial" w:cs="Arial"/>
          <w:sz w:val="22"/>
          <w:szCs w:val="22"/>
        </w:rPr>
        <w:t>ungs</w:t>
      </w:r>
      <w:r w:rsidR="006E6AF0">
        <w:rPr>
          <w:rFonts w:ascii="Arial" w:hAnsi="Arial" w:cs="Arial"/>
          <w:sz w:val="22"/>
          <w:szCs w:val="22"/>
        </w:rPr>
        <w:t>verfahren resultierenden, bestehenden</w:t>
      </w:r>
      <w:r w:rsidRPr="00A30090">
        <w:rPr>
          <w:rFonts w:ascii="Arial" w:hAnsi="Arial" w:cs="Arial"/>
          <w:sz w:val="22"/>
          <w:szCs w:val="22"/>
        </w:rPr>
        <w:t xml:space="preserve"> öffentlich-rechtlichen Vertrags verpflichtet, die Geschäftsaufgabe mindestens sechs Monate vorher anzuzeigen. Diese Anzeige erfolgte im Dezember 2024 gegenüber dem BMWK. Gleichzeitig wurde dem </w:t>
      </w:r>
      <w:r w:rsidRPr="00A30090">
        <w:rPr>
          <w:rFonts w:ascii="Arial" w:hAnsi="Arial" w:cs="Arial"/>
          <w:b/>
          <w:sz w:val="22"/>
          <w:szCs w:val="22"/>
        </w:rPr>
        <w:t>Bund ein Kaufangebot</w:t>
      </w:r>
      <w:r w:rsidRPr="00A30090">
        <w:rPr>
          <w:rFonts w:ascii="Arial" w:hAnsi="Arial" w:cs="Arial"/>
          <w:sz w:val="22"/>
          <w:szCs w:val="22"/>
        </w:rPr>
        <w:t xml:space="preserve"> unterbreitet. Innerhalb dieser </w:t>
      </w:r>
      <w:r w:rsidRPr="00A30090">
        <w:rPr>
          <w:rFonts w:ascii="Arial" w:hAnsi="Arial" w:cs="Arial"/>
          <w:b/>
          <w:sz w:val="22"/>
          <w:szCs w:val="22"/>
        </w:rPr>
        <w:t>Frist von sechs Monaten</w:t>
      </w:r>
      <w:r w:rsidRPr="00A30090">
        <w:rPr>
          <w:rFonts w:ascii="Arial" w:hAnsi="Arial" w:cs="Arial"/>
          <w:sz w:val="22"/>
          <w:szCs w:val="22"/>
        </w:rPr>
        <w:t xml:space="preserve"> muss der Bund nun über die Annahme des Kaufangebots entscheiden und Coherent Inc. anzeigen. </w:t>
      </w:r>
    </w:p>
    <w:p w14:paraId="09703AF4" w14:textId="77777777" w:rsidR="00C90341" w:rsidRPr="00A30090" w:rsidRDefault="00C90341" w:rsidP="00C90341">
      <w:pPr>
        <w:spacing w:line="360" w:lineRule="auto"/>
        <w:rPr>
          <w:rFonts w:ascii="Arial" w:hAnsi="Arial" w:cs="Arial"/>
          <w:sz w:val="22"/>
          <w:szCs w:val="22"/>
        </w:rPr>
      </w:pPr>
    </w:p>
    <w:p w14:paraId="526B1002" w14:textId="4A6409E1" w:rsidR="00D02741" w:rsidRPr="00A30090" w:rsidRDefault="006C151C" w:rsidP="00EA440A">
      <w:pPr>
        <w:spacing w:line="360" w:lineRule="auto"/>
        <w:rPr>
          <w:rFonts w:ascii="Arial" w:hAnsi="Arial" w:cs="Arial"/>
          <w:sz w:val="22"/>
        </w:rPr>
      </w:pPr>
      <w:r w:rsidRPr="00A30090">
        <w:rPr>
          <w:rFonts w:ascii="Arial" w:hAnsi="Arial" w:cs="Arial"/>
          <w:sz w:val="22"/>
          <w:szCs w:val="22"/>
        </w:rPr>
        <w:t xml:space="preserve">Eine Entscheidung über den zu wählenden Lösungsweg zum Erhalt der technologischen Fähigkeiten der Herstellung von Laserkristallen </w:t>
      </w:r>
      <w:r w:rsidR="00D167E9" w:rsidRPr="00A30090">
        <w:rPr>
          <w:rFonts w:ascii="Arial" w:hAnsi="Arial" w:cs="Arial"/>
          <w:sz w:val="22"/>
          <w:szCs w:val="22"/>
        </w:rPr>
        <w:t xml:space="preserve">sollte </w:t>
      </w:r>
      <w:r w:rsidRPr="00A30090">
        <w:rPr>
          <w:rFonts w:ascii="Arial" w:hAnsi="Arial" w:cs="Arial"/>
          <w:b/>
          <w:sz w:val="22"/>
          <w:szCs w:val="22"/>
        </w:rPr>
        <w:t>bis Ende Juni 2025</w:t>
      </w:r>
      <w:r w:rsidRPr="00A30090">
        <w:rPr>
          <w:rFonts w:ascii="Arial" w:hAnsi="Arial" w:cs="Arial"/>
          <w:sz w:val="22"/>
          <w:szCs w:val="22"/>
        </w:rPr>
        <w:t xml:space="preserve"> getroffen werden (Ablauf der sechsmonatigen Entscheidungsfrist)</w:t>
      </w:r>
      <w:r w:rsidR="00D167E9" w:rsidRPr="00A30090">
        <w:rPr>
          <w:rFonts w:ascii="Arial" w:hAnsi="Arial" w:cs="Arial"/>
          <w:sz w:val="22"/>
          <w:szCs w:val="22"/>
        </w:rPr>
        <w:t>, um die Kaufoption mitbetrachten zu können</w:t>
      </w:r>
      <w:r w:rsidRPr="00A30090">
        <w:rPr>
          <w:rFonts w:ascii="Arial" w:hAnsi="Arial" w:cs="Arial"/>
          <w:sz w:val="22"/>
          <w:szCs w:val="22"/>
        </w:rPr>
        <w:t>.</w:t>
      </w:r>
    </w:p>
    <w:p w14:paraId="6AEC1D8D" w14:textId="77777777" w:rsidR="00B348D9" w:rsidRPr="00A30090" w:rsidRDefault="00B348D9" w:rsidP="000C3A16">
      <w:pPr>
        <w:pStyle w:val="berschrift2"/>
        <w:spacing w:before="240" w:after="120" w:line="360" w:lineRule="auto"/>
        <w:ind w:left="578" w:hanging="578"/>
        <w:rPr>
          <w:rFonts w:ascii="Arial" w:hAnsi="Arial" w:cs="Arial"/>
          <w:color w:val="auto"/>
          <w:sz w:val="24"/>
          <w:szCs w:val="24"/>
        </w:rPr>
      </w:pPr>
      <w:bookmarkStart w:id="30" w:name="_Toc199771608"/>
      <w:r w:rsidRPr="00A30090">
        <w:rPr>
          <w:rFonts w:ascii="Arial" w:hAnsi="Arial" w:cs="Arial"/>
          <w:color w:val="auto"/>
          <w:sz w:val="24"/>
          <w:szCs w:val="24"/>
        </w:rPr>
        <w:t>Personal</w:t>
      </w:r>
      <w:bookmarkEnd w:id="30"/>
    </w:p>
    <w:p w14:paraId="7F36A241" w14:textId="5B5055A0" w:rsidR="000C0197" w:rsidRPr="00A30090" w:rsidRDefault="00D02741" w:rsidP="0001312E">
      <w:pPr>
        <w:spacing w:line="360" w:lineRule="auto"/>
        <w:rPr>
          <w:rFonts w:ascii="Arial" w:hAnsi="Arial" w:cs="Arial"/>
          <w:sz w:val="22"/>
          <w:szCs w:val="22"/>
        </w:rPr>
      </w:pPr>
      <w:r>
        <w:rPr>
          <w:rFonts w:ascii="Arial" w:hAnsi="Arial" w:cs="Arial"/>
          <w:sz w:val="22"/>
          <w:szCs w:val="22"/>
        </w:rPr>
        <w:t>keine</w:t>
      </w:r>
    </w:p>
    <w:p w14:paraId="6DFB9783"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31" w:name="_Ref198565593"/>
      <w:bookmarkStart w:id="32" w:name="_Toc199771609"/>
      <w:r w:rsidRPr="00A30090">
        <w:rPr>
          <w:rFonts w:ascii="Arial" w:hAnsi="Arial" w:cs="Arial"/>
          <w:color w:val="auto"/>
          <w:sz w:val="24"/>
          <w:szCs w:val="24"/>
        </w:rPr>
        <w:t>Material</w:t>
      </w:r>
      <w:bookmarkEnd w:id="31"/>
      <w:bookmarkEnd w:id="32"/>
    </w:p>
    <w:p w14:paraId="58E71E33" w14:textId="1209FE8E" w:rsidR="00D02741" w:rsidRDefault="00D02741" w:rsidP="00F6568F">
      <w:pPr>
        <w:spacing w:line="360" w:lineRule="auto"/>
        <w:rPr>
          <w:rFonts w:ascii="Arial" w:hAnsi="Arial" w:cs="Arial"/>
          <w:sz w:val="22"/>
          <w:szCs w:val="22"/>
        </w:rPr>
      </w:pPr>
      <w:bookmarkStart w:id="33" w:name="_Hlk198565566"/>
      <w:r>
        <w:rPr>
          <w:rFonts w:ascii="Arial" w:hAnsi="Arial" w:cs="Arial"/>
          <w:sz w:val="22"/>
          <w:szCs w:val="22"/>
        </w:rPr>
        <w:t>Im Jahr 2024 hat d</w:t>
      </w:r>
      <w:r w:rsidRPr="00A30090">
        <w:rPr>
          <w:rFonts w:ascii="Arial" w:hAnsi="Arial" w:cs="Arial"/>
          <w:sz w:val="22"/>
          <w:szCs w:val="22"/>
        </w:rPr>
        <w:t>ie Bundeswehr WaSys</w:t>
      </w:r>
      <w:r w:rsidRPr="00D02741">
        <w:rPr>
          <w:rFonts w:ascii="Arial" w:hAnsi="Arial" w:cs="Arial"/>
          <w:sz w:val="22"/>
          <w:szCs w:val="22"/>
        </w:rPr>
        <w:t xml:space="preserve"> </w:t>
      </w:r>
      <w:r w:rsidRPr="00A30090">
        <w:rPr>
          <w:rFonts w:ascii="Arial" w:hAnsi="Arial" w:cs="Arial"/>
          <w:sz w:val="22"/>
          <w:szCs w:val="22"/>
        </w:rPr>
        <w:t xml:space="preserve">beschafft, in denen die optischen BE der LEM enthalten sind. Die Kosten für die Herstellung der optischen BE </w:t>
      </w:r>
      <w:r>
        <w:rPr>
          <w:rFonts w:ascii="Arial" w:hAnsi="Arial" w:cs="Arial"/>
          <w:sz w:val="22"/>
          <w:szCs w:val="22"/>
        </w:rPr>
        <w:t xml:space="preserve">inkl. anteiliger Kosten der Bereitstellung von Produktionsanlagen </w:t>
      </w:r>
      <w:r w:rsidRPr="00A30090">
        <w:rPr>
          <w:rFonts w:ascii="Arial" w:hAnsi="Arial" w:cs="Arial"/>
          <w:sz w:val="22"/>
          <w:szCs w:val="22"/>
        </w:rPr>
        <w:t>gehen dabei anteilig in die Kosten der WaSys ein.</w:t>
      </w:r>
    </w:p>
    <w:p w14:paraId="69154C5B" w14:textId="6A3B14D2" w:rsidR="00F6568F" w:rsidRPr="00A30090" w:rsidRDefault="00D02741" w:rsidP="00F6568F">
      <w:pPr>
        <w:spacing w:line="360" w:lineRule="auto"/>
        <w:rPr>
          <w:rFonts w:ascii="Arial" w:hAnsi="Arial" w:cs="Arial"/>
          <w:sz w:val="22"/>
          <w:szCs w:val="22"/>
        </w:rPr>
      </w:pPr>
      <w:r>
        <w:rPr>
          <w:rFonts w:ascii="Arial" w:hAnsi="Arial" w:cs="Arial"/>
          <w:sz w:val="22"/>
          <w:szCs w:val="22"/>
        </w:rPr>
        <w:t>Es ist nicht möglich, diesen enthaltenen Anteil zu beziffern, der sich ausschließlich auf die Aufrechterhaltung der Produktion von optischen BE bezieht.</w:t>
      </w:r>
    </w:p>
    <w:p w14:paraId="104C455C"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34" w:name="_Toc199771610"/>
      <w:bookmarkEnd w:id="33"/>
      <w:r w:rsidRPr="00A30090">
        <w:rPr>
          <w:rFonts w:ascii="Arial" w:hAnsi="Arial" w:cs="Arial"/>
          <w:color w:val="auto"/>
          <w:sz w:val="24"/>
          <w:szCs w:val="24"/>
        </w:rPr>
        <w:t>Infrastruktur</w:t>
      </w:r>
      <w:bookmarkEnd w:id="34"/>
    </w:p>
    <w:p w14:paraId="220EC257" w14:textId="5DF1F75A" w:rsidR="002B0C27" w:rsidRPr="00A30090" w:rsidRDefault="002B0C27" w:rsidP="0001312E">
      <w:pPr>
        <w:spacing w:line="360" w:lineRule="auto"/>
        <w:rPr>
          <w:rFonts w:ascii="Arial" w:hAnsi="Arial" w:cs="Arial"/>
          <w:sz w:val="22"/>
          <w:szCs w:val="22"/>
        </w:rPr>
      </w:pPr>
      <w:r w:rsidRPr="00A30090">
        <w:rPr>
          <w:rFonts w:ascii="Arial" w:hAnsi="Arial" w:cs="Arial"/>
          <w:sz w:val="22"/>
          <w:szCs w:val="22"/>
        </w:rPr>
        <w:t>keine</w:t>
      </w:r>
    </w:p>
    <w:p w14:paraId="198AA92A" w14:textId="3C26ACA8" w:rsidR="00186BBB" w:rsidRPr="00A30090" w:rsidRDefault="00B348D9" w:rsidP="00186BBB">
      <w:pPr>
        <w:pStyle w:val="berschrift2"/>
        <w:spacing w:before="240" w:after="120" w:line="360" w:lineRule="auto"/>
        <w:ind w:left="578" w:hanging="578"/>
        <w:rPr>
          <w:rFonts w:ascii="Arial" w:hAnsi="Arial" w:cs="Arial"/>
          <w:color w:val="auto"/>
          <w:sz w:val="24"/>
          <w:szCs w:val="24"/>
        </w:rPr>
      </w:pPr>
      <w:bookmarkStart w:id="35" w:name="_Ref198814118"/>
      <w:bookmarkStart w:id="36" w:name="_Toc199771611"/>
      <w:r w:rsidRPr="00A30090">
        <w:rPr>
          <w:rFonts w:ascii="Arial" w:hAnsi="Arial" w:cs="Arial"/>
          <w:color w:val="auto"/>
          <w:sz w:val="24"/>
          <w:szCs w:val="24"/>
        </w:rPr>
        <w:t>Sach- und Dienstleistungen</w:t>
      </w:r>
      <w:bookmarkEnd w:id="35"/>
      <w:bookmarkEnd w:id="36"/>
    </w:p>
    <w:p w14:paraId="15DA5F0B" w14:textId="5ADE139C" w:rsidR="00D02741" w:rsidRDefault="00D02741" w:rsidP="00D02741">
      <w:pPr>
        <w:spacing w:line="360" w:lineRule="auto"/>
        <w:rPr>
          <w:rFonts w:ascii="Arial" w:hAnsi="Arial" w:cs="Arial"/>
          <w:sz w:val="22"/>
          <w:szCs w:val="22"/>
        </w:rPr>
      </w:pPr>
      <w:r>
        <w:rPr>
          <w:rFonts w:ascii="Arial" w:hAnsi="Arial" w:cs="Arial"/>
          <w:sz w:val="22"/>
          <w:szCs w:val="22"/>
        </w:rPr>
        <w:t>Im Jahr 2024 hat d</w:t>
      </w:r>
      <w:r w:rsidRPr="00A30090">
        <w:rPr>
          <w:rFonts w:ascii="Arial" w:hAnsi="Arial" w:cs="Arial"/>
          <w:sz w:val="22"/>
          <w:szCs w:val="22"/>
        </w:rPr>
        <w:t xml:space="preserve">ie Bundeswehr </w:t>
      </w:r>
      <w:r>
        <w:rPr>
          <w:rFonts w:ascii="Arial" w:hAnsi="Arial" w:cs="Arial"/>
          <w:sz w:val="22"/>
          <w:szCs w:val="22"/>
        </w:rPr>
        <w:t xml:space="preserve">wehrtechnische Forschung beim IOSB beauftragt. Die dafür geleisteten Ausgaben der Bw deckten auch die Beschaffung </w:t>
      </w:r>
      <w:r w:rsidRPr="00A30090">
        <w:rPr>
          <w:rFonts w:ascii="Arial" w:hAnsi="Arial" w:cs="Arial"/>
          <w:sz w:val="22"/>
          <w:szCs w:val="22"/>
        </w:rPr>
        <w:t>optische</w:t>
      </w:r>
      <w:r>
        <w:rPr>
          <w:rFonts w:ascii="Arial" w:hAnsi="Arial" w:cs="Arial"/>
          <w:sz w:val="22"/>
          <w:szCs w:val="22"/>
        </w:rPr>
        <w:t>r</w:t>
      </w:r>
      <w:r w:rsidRPr="00A30090">
        <w:rPr>
          <w:rFonts w:ascii="Arial" w:hAnsi="Arial" w:cs="Arial"/>
          <w:sz w:val="22"/>
          <w:szCs w:val="22"/>
        </w:rPr>
        <w:t xml:space="preserve"> BE </w:t>
      </w:r>
      <w:r>
        <w:rPr>
          <w:rFonts w:ascii="Arial" w:hAnsi="Arial" w:cs="Arial"/>
          <w:sz w:val="22"/>
          <w:szCs w:val="22"/>
        </w:rPr>
        <w:t xml:space="preserve">durch das </w:t>
      </w:r>
      <w:r>
        <w:rPr>
          <w:rFonts w:ascii="Arial" w:hAnsi="Arial" w:cs="Arial"/>
          <w:sz w:val="22"/>
          <w:szCs w:val="22"/>
        </w:rPr>
        <w:lastRenderedPageBreak/>
        <w:t>IOSB bei der EOT GmbH ab</w:t>
      </w:r>
      <w:r w:rsidRPr="00A30090">
        <w:rPr>
          <w:rFonts w:ascii="Arial" w:hAnsi="Arial" w:cs="Arial"/>
          <w:sz w:val="22"/>
          <w:szCs w:val="22"/>
        </w:rPr>
        <w:t xml:space="preserve">. </w:t>
      </w:r>
      <w:r>
        <w:rPr>
          <w:rFonts w:ascii="Arial" w:hAnsi="Arial" w:cs="Arial"/>
          <w:sz w:val="22"/>
          <w:szCs w:val="22"/>
        </w:rPr>
        <w:t>Der Preis für die</w:t>
      </w:r>
      <w:r w:rsidRPr="00A30090">
        <w:rPr>
          <w:rFonts w:ascii="Arial" w:hAnsi="Arial" w:cs="Arial"/>
          <w:sz w:val="22"/>
          <w:szCs w:val="22"/>
        </w:rPr>
        <w:t xml:space="preserve"> optischen BE </w:t>
      </w:r>
      <w:r>
        <w:rPr>
          <w:rFonts w:ascii="Arial" w:hAnsi="Arial" w:cs="Arial"/>
          <w:sz w:val="22"/>
          <w:szCs w:val="22"/>
        </w:rPr>
        <w:t>enthielt anteilig auch Kosten der Bereitstellung von Produktionsanlage</w:t>
      </w:r>
      <w:r w:rsidRPr="00A30090">
        <w:rPr>
          <w:rFonts w:ascii="Arial" w:hAnsi="Arial" w:cs="Arial"/>
          <w:sz w:val="22"/>
          <w:szCs w:val="22"/>
        </w:rPr>
        <w:t>.</w:t>
      </w:r>
    </w:p>
    <w:p w14:paraId="2FC08039" w14:textId="00A92B1D" w:rsidR="00F6568F" w:rsidRPr="00A30090" w:rsidRDefault="00D02741" w:rsidP="00D02741">
      <w:pPr>
        <w:spacing w:line="360" w:lineRule="auto"/>
        <w:rPr>
          <w:rFonts w:ascii="Arial" w:hAnsi="Arial" w:cs="Arial"/>
          <w:sz w:val="22"/>
          <w:szCs w:val="22"/>
        </w:rPr>
      </w:pPr>
      <w:r>
        <w:rPr>
          <w:rFonts w:ascii="Arial" w:hAnsi="Arial" w:cs="Arial"/>
          <w:sz w:val="22"/>
          <w:szCs w:val="22"/>
        </w:rPr>
        <w:t>Es ist nicht möglich, diesen enthaltenen Anteil zu beziffern, der sich ausschließlich auf die Aufrechterhaltung der Produktion von optischen BE bezieht.</w:t>
      </w:r>
    </w:p>
    <w:p w14:paraId="2307C551" w14:textId="77777777" w:rsidR="004B7C14" w:rsidRPr="00A30090" w:rsidRDefault="004B7C14" w:rsidP="007733BA">
      <w:pPr>
        <w:pStyle w:val="berschrift2"/>
        <w:spacing w:before="240" w:after="120" w:line="360" w:lineRule="auto"/>
        <w:ind w:left="578" w:hanging="578"/>
        <w:rPr>
          <w:rFonts w:ascii="Arial" w:hAnsi="Arial" w:cs="Arial"/>
          <w:color w:val="auto"/>
          <w:sz w:val="24"/>
          <w:szCs w:val="24"/>
        </w:rPr>
      </w:pPr>
      <w:bookmarkStart w:id="37" w:name="_Toc199771612"/>
      <w:r w:rsidRPr="00A30090">
        <w:rPr>
          <w:rFonts w:ascii="Arial" w:hAnsi="Arial" w:cs="Arial"/>
          <w:color w:val="auto"/>
          <w:sz w:val="24"/>
          <w:szCs w:val="24"/>
        </w:rPr>
        <w:t>Ggf. Einnahmen</w:t>
      </w:r>
      <w:bookmarkEnd w:id="37"/>
    </w:p>
    <w:p w14:paraId="7C296FEA" w14:textId="6666EF7A" w:rsidR="000C0197" w:rsidRPr="00A30090" w:rsidRDefault="00997DD1" w:rsidP="0001312E">
      <w:pPr>
        <w:spacing w:line="360" w:lineRule="auto"/>
        <w:rPr>
          <w:rFonts w:ascii="Arial" w:hAnsi="Arial" w:cs="Arial"/>
          <w:sz w:val="22"/>
          <w:szCs w:val="22"/>
        </w:rPr>
      </w:pPr>
      <w:r w:rsidRPr="00A30090">
        <w:rPr>
          <w:rFonts w:ascii="Arial" w:hAnsi="Arial" w:cs="Arial"/>
          <w:sz w:val="22"/>
          <w:szCs w:val="22"/>
        </w:rPr>
        <w:t>keine</w:t>
      </w:r>
    </w:p>
    <w:p w14:paraId="5CB76CC0"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38" w:name="_Toc199771613"/>
      <w:r w:rsidRPr="00A30090">
        <w:rPr>
          <w:rFonts w:ascii="Arial" w:hAnsi="Arial" w:cs="Arial"/>
          <w:color w:val="auto"/>
          <w:sz w:val="24"/>
          <w:szCs w:val="24"/>
        </w:rPr>
        <w:t>Haush</w:t>
      </w:r>
      <w:r w:rsidR="00C11A9B" w:rsidRPr="00A30090">
        <w:rPr>
          <w:rFonts w:ascii="Arial" w:hAnsi="Arial" w:cs="Arial"/>
          <w:color w:val="auto"/>
          <w:sz w:val="24"/>
          <w:szCs w:val="24"/>
        </w:rPr>
        <w:t>a</w:t>
      </w:r>
      <w:r w:rsidRPr="00A30090">
        <w:rPr>
          <w:rFonts w:ascii="Arial" w:hAnsi="Arial" w:cs="Arial"/>
          <w:color w:val="auto"/>
          <w:sz w:val="24"/>
          <w:szCs w:val="24"/>
        </w:rPr>
        <w:t>lterische Darstellung</w:t>
      </w:r>
      <w:bookmarkEnd w:id="38"/>
    </w:p>
    <w:p w14:paraId="457F29FE" w14:textId="5469B3C5" w:rsidR="002C472F" w:rsidRDefault="00633499" w:rsidP="00D02741">
      <w:pPr>
        <w:spacing w:line="360" w:lineRule="auto"/>
        <w:rPr>
          <w:rFonts w:ascii="Arial" w:hAnsi="Arial" w:cs="Arial"/>
          <w:sz w:val="22"/>
          <w:szCs w:val="22"/>
        </w:rPr>
      </w:pPr>
      <w:r>
        <w:rPr>
          <w:rFonts w:ascii="Arial" w:hAnsi="Arial" w:cs="Arial"/>
          <w:sz w:val="22"/>
          <w:szCs w:val="22"/>
        </w:rPr>
        <w:t>Der Anteil an Ausgaben in wehrtechnischen Beschaffungen und Forschungsaufträgen, der sich nur auf die Bereitstellung von Produktionsanlagen bezieht, kann nicht ermittelt werden.</w:t>
      </w:r>
    </w:p>
    <w:tbl>
      <w:tblPr>
        <w:tblStyle w:val="Gitternetztabelle4Akzent6"/>
        <w:tblW w:w="0" w:type="auto"/>
        <w:jc w:val="center"/>
        <w:tblLayout w:type="fixed"/>
        <w:tblLook w:val="04A0" w:firstRow="1" w:lastRow="0" w:firstColumn="1" w:lastColumn="0" w:noHBand="0" w:noVBand="1"/>
      </w:tblPr>
      <w:tblGrid>
        <w:gridCol w:w="1667"/>
        <w:gridCol w:w="1157"/>
        <w:gridCol w:w="1447"/>
        <w:gridCol w:w="1547"/>
      </w:tblGrid>
      <w:tr w:rsidR="003539B5" w:rsidRPr="00A30090" w14:paraId="72D081A8" w14:textId="77777777" w:rsidTr="002C472F">
        <w:trPr>
          <w:cnfStyle w:val="100000000000" w:firstRow="1" w:lastRow="0" w:firstColumn="0" w:lastColumn="0" w:oddVBand="0" w:evenVBand="0" w:oddHBand="0" w:evenHBand="0" w:firstRowFirstColumn="0" w:firstRowLastColumn="0" w:lastRowFirstColumn="0" w:lastRowLastColumn="0"/>
          <w:cantSplit/>
          <w:trHeight w:val="374"/>
          <w:jc w:val="center"/>
        </w:trPr>
        <w:tc>
          <w:tcPr>
            <w:cnfStyle w:val="001000000000" w:firstRow="0" w:lastRow="0" w:firstColumn="1" w:lastColumn="0" w:oddVBand="0" w:evenVBand="0" w:oddHBand="0" w:evenHBand="0" w:firstRowFirstColumn="0" w:firstRowLastColumn="0" w:lastRowFirstColumn="0" w:lastRowLastColumn="0"/>
            <w:tcW w:w="5818" w:type="dxa"/>
            <w:gridSpan w:val="4"/>
            <w:vAlign w:val="center"/>
          </w:tcPr>
          <w:p w14:paraId="747620AD" w14:textId="7941AFE6" w:rsidR="003539B5" w:rsidRPr="00A30090" w:rsidRDefault="003539B5" w:rsidP="002C472F">
            <w:pPr>
              <w:pageBreakBefore/>
              <w:jc w:val="center"/>
              <w:rPr>
                <w:rFonts w:ascii="Arial" w:hAnsi="Arial" w:cs="Arial"/>
                <w:sz w:val="18"/>
                <w:szCs w:val="18"/>
              </w:rPr>
            </w:pPr>
            <w:r w:rsidRPr="00A30090">
              <w:rPr>
                <w:rFonts w:ascii="Arial" w:hAnsi="Arial" w:cs="Arial"/>
                <w:sz w:val="18"/>
                <w:szCs w:val="18"/>
              </w:rPr>
              <w:t xml:space="preserve">Jahr der Ausgangslage </w:t>
            </w:r>
            <w:r w:rsidR="008B215E" w:rsidRPr="00A30090">
              <w:rPr>
                <w:rFonts w:ascii="Arial" w:hAnsi="Arial" w:cs="Arial"/>
                <w:sz w:val="18"/>
                <w:szCs w:val="18"/>
              </w:rPr>
              <w:t>2024</w:t>
            </w:r>
          </w:p>
        </w:tc>
      </w:tr>
      <w:tr w:rsidR="003539B5" w:rsidRPr="00A30090" w14:paraId="09154394" w14:textId="77777777" w:rsidTr="002C472F">
        <w:trPr>
          <w:cnfStyle w:val="000000100000" w:firstRow="0" w:lastRow="0" w:firstColumn="0" w:lastColumn="0" w:oddVBand="0" w:evenVBand="0" w:oddHBand="1" w:evenHBand="0" w:firstRowFirstColumn="0" w:firstRowLastColumn="0" w:lastRowFirstColumn="0" w:lastRowLastColumn="0"/>
          <w:cantSplit/>
          <w:trHeight w:val="374"/>
          <w:jc w:val="center"/>
        </w:trPr>
        <w:tc>
          <w:tcPr>
            <w:cnfStyle w:val="001000000000" w:firstRow="0" w:lastRow="0" w:firstColumn="1" w:lastColumn="0" w:oddVBand="0" w:evenVBand="0" w:oddHBand="0" w:evenHBand="0" w:firstRowFirstColumn="0" w:firstRowLastColumn="0" w:lastRowFirstColumn="0" w:lastRowLastColumn="0"/>
            <w:tcW w:w="1667" w:type="dxa"/>
            <w:vAlign w:val="center"/>
          </w:tcPr>
          <w:p w14:paraId="440B1121" w14:textId="77777777" w:rsidR="003539B5" w:rsidRPr="00A30090" w:rsidRDefault="003539B5" w:rsidP="00544840">
            <w:pPr>
              <w:spacing w:after="120"/>
              <w:jc w:val="center"/>
              <w:rPr>
                <w:rFonts w:ascii="Arial" w:hAnsi="Arial" w:cs="Arial"/>
                <w:b w:val="0"/>
                <w:sz w:val="18"/>
                <w:szCs w:val="18"/>
              </w:rPr>
            </w:pPr>
            <w:r w:rsidRPr="00A30090">
              <w:rPr>
                <w:rFonts w:ascii="Arial" w:hAnsi="Arial" w:cs="Arial"/>
                <w:sz w:val="18"/>
                <w:szCs w:val="18"/>
              </w:rPr>
              <w:t>Position</w:t>
            </w:r>
          </w:p>
        </w:tc>
        <w:tc>
          <w:tcPr>
            <w:tcW w:w="1157" w:type="dxa"/>
            <w:vAlign w:val="center"/>
          </w:tcPr>
          <w:p w14:paraId="779CE5A5" w14:textId="77777777" w:rsidR="003539B5" w:rsidRPr="00A30090" w:rsidRDefault="003539B5" w:rsidP="002A7AED">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30090">
              <w:rPr>
                <w:rFonts w:ascii="Arial" w:hAnsi="Arial" w:cs="Arial"/>
                <w:sz w:val="18"/>
                <w:szCs w:val="18"/>
              </w:rPr>
              <w:t>Kapitel/Titel</w:t>
            </w:r>
          </w:p>
        </w:tc>
        <w:tc>
          <w:tcPr>
            <w:tcW w:w="1447" w:type="dxa"/>
            <w:vAlign w:val="center"/>
          </w:tcPr>
          <w:p w14:paraId="5922CFCB" w14:textId="77777777" w:rsidR="003539B5" w:rsidRPr="00A30090" w:rsidRDefault="003539B5" w:rsidP="002A7AED">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30090">
              <w:rPr>
                <w:rFonts w:ascii="Arial" w:hAnsi="Arial" w:cs="Arial"/>
                <w:b/>
                <w:sz w:val="18"/>
                <w:szCs w:val="18"/>
              </w:rPr>
              <w:t>Ausgaben in €</w:t>
            </w:r>
          </w:p>
        </w:tc>
        <w:tc>
          <w:tcPr>
            <w:tcW w:w="1547" w:type="dxa"/>
            <w:vAlign w:val="center"/>
          </w:tcPr>
          <w:p w14:paraId="278A8B78" w14:textId="77777777" w:rsidR="003539B5" w:rsidRPr="00A30090" w:rsidRDefault="003539B5" w:rsidP="00633499">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rPr>
            </w:pPr>
            <w:r w:rsidRPr="00A30090">
              <w:rPr>
                <w:rFonts w:ascii="Arial" w:hAnsi="Arial" w:cs="Arial"/>
                <w:b/>
                <w:sz w:val="18"/>
                <w:szCs w:val="18"/>
              </w:rPr>
              <w:t>Einnahmen in €</w:t>
            </w:r>
          </w:p>
        </w:tc>
      </w:tr>
      <w:tr w:rsidR="003539B5" w:rsidRPr="00A30090" w14:paraId="60B0B5B0" w14:textId="77777777" w:rsidTr="002C472F">
        <w:trPr>
          <w:cantSplit/>
          <w:jc w:val="center"/>
        </w:trPr>
        <w:tc>
          <w:tcPr>
            <w:cnfStyle w:val="001000000000" w:firstRow="0" w:lastRow="0" w:firstColumn="1" w:lastColumn="0" w:oddVBand="0" w:evenVBand="0" w:oddHBand="0" w:evenHBand="0" w:firstRowFirstColumn="0" w:firstRowLastColumn="0" w:lastRowFirstColumn="0" w:lastRowLastColumn="0"/>
            <w:tcW w:w="1667" w:type="dxa"/>
          </w:tcPr>
          <w:p w14:paraId="0FCE3519" w14:textId="77777777" w:rsidR="003539B5" w:rsidRPr="00A30090" w:rsidRDefault="003539B5" w:rsidP="000C3A16">
            <w:pPr>
              <w:spacing w:line="360" w:lineRule="auto"/>
              <w:rPr>
                <w:rFonts w:ascii="Arial" w:hAnsi="Arial" w:cs="Arial"/>
                <w:sz w:val="18"/>
                <w:szCs w:val="18"/>
              </w:rPr>
            </w:pPr>
            <w:r w:rsidRPr="00A30090">
              <w:rPr>
                <w:rFonts w:ascii="Arial" w:hAnsi="Arial" w:cs="Arial"/>
                <w:sz w:val="18"/>
                <w:szCs w:val="18"/>
              </w:rPr>
              <w:t>Personal</w:t>
            </w:r>
          </w:p>
        </w:tc>
        <w:tc>
          <w:tcPr>
            <w:tcW w:w="1157" w:type="dxa"/>
          </w:tcPr>
          <w:p w14:paraId="74D7B9A0" w14:textId="2B5295DD" w:rsidR="003539B5" w:rsidRPr="00A30090" w:rsidRDefault="00997DD1" w:rsidP="000C3A16">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30090">
              <w:rPr>
                <w:rFonts w:ascii="Arial" w:hAnsi="Arial" w:cs="Arial"/>
                <w:sz w:val="18"/>
                <w:szCs w:val="18"/>
              </w:rPr>
              <w:t>Keine</w:t>
            </w:r>
          </w:p>
        </w:tc>
        <w:tc>
          <w:tcPr>
            <w:tcW w:w="1447" w:type="dxa"/>
          </w:tcPr>
          <w:p w14:paraId="12F91C26" w14:textId="3164B6C1" w:rsidR="003539B5" w:rsidRPr="00A30090" w:rsidRDefault="002637D2" w:rsidP="000C3A16">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0</w:t>
            </w:r>
          </w:p>
        </w:tc>
        <w:tc>
          <w:tcPr>
            <w:tcW w:w="1547" w:type="dxa"/>
          </w:tcPr>
          <w:p w14:paraId="79B99C5E" w14:textId="5C471376" w:rsidR="003539B5" w:rsidRPr="00A30090" w:rsidRDefault="00856EF3" w:rsidP="000C3A16">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30090">
              <w:rPr>
                <w:rFonts w:ascii="Arial" w:hAnsi="Arial" w:cs="Arial"/>
                <w:sz w:val="18"/>
                <w:szCs w:val="18"/>
              </w:rPr>
              <w:t>0</w:t>
            </w:r>
          </w:p>
        </w:tc>
      </w:tr>
      <w:tr w:rsidR="003539B5" w:rsidRPr="00A30090" w14:paraId="413251A8" w14:textId="77777777" w:rsidTr="002C472F">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7" w:type="dxa"/>
          </w:tcPr>
          <w:p w14:paraId="7636FE5F" w14:textId="77777777" w:rsidR="003539B5" w:rsidRPr="00A30090" w:rsidRDefault="003539B5" w:rsidP="000C3A16">
            <w:pPr>
              <w:spacing w:line="360" w:lineRule="auto"/>
              <w:rPr>
                <w:rFonts w:ascii="Arial" w:hAnsi="Arial" w:cs="Arial"/>
                <w:sz w:val="18"/>
                <w:szCs w:val="18"/>
              </w:rPr>
            </w:pPr>
            <w:r w:rsidRPr="00A30090">
              <w:rPr>
                <w:rFonts w:ascii="Arial" w:hAnsi="Arial" w:cs="Arial"/>
                <w:sz w:val="18"/>
                <w:szCs w:val="18"/>
              </w:rPr>
              <w:t>Material</w:t>
            </w:r>
          </w:p>
        </w:tc>
        <w:tc>
          <w:tcPr>
            <w:tcW w:w="1157" w:type="dxa"/>
          </w:tcPr>
          <w:p w14:paraId="36C96FC2" w14:textId="77E69DE9" w:rsidR="003539B5" w:rsidRPr="00A30090" w:rsidRDefault="00997DD1" w:rsidP="000C3A16">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30090">
              <w:rPr>
                <w:rFonts w:ascii="Arial" w:hAnsi="Arial" w:cs="Arial"/>
                <w:sz w:val="18"/>
                <w:szCs w:val="18"/>
              </w:rPr>
              <w:t>Keine</w:t>
            </w:r>
          </w:p>
        </w:tc>
        <w:tc>
          <w:tcPr>
            <w:tcW w:w="1447" w:type="dxa"/>
          </w:tcPr>
          <w:p w14:paraId="68D13905" w14:textId="20B89E3A" w:rsidR="003539B5" w:rsidRPr="00A30090" w:rsidRDefault="002637D2" w:rsidP="000C3A16">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0</w:t>
            </w:r>
          </w:p>
        </w:tc>
        <w:tc>
          <w:tcPr>
            <w:tcW w:w="1547" w:type="dxa"/>
          </w:tcPr>
          <w:p w14:paraId="3D8562F6" w14:textId="2A099731" w:rsidR="003539B5" w:rsidRPr="00A30090" w:rsidRDefault="00856EF3" w:rsidP="000C3A16">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30090">
              <w:rPr>
                <w:rFonts w:ascii="Arial" w:hAnsi="Arial" w:cs="Arial"/>
                <w:sz w:val="18"/>
                <w:szCs w:val="18"/>
              </w:rPr>
              <w:t>0</w:t>
            </w:r>
          </w:p>
        </w:tc>
      </w:tr>
      <w:tr w:rsidR="003539B5" w:rsidRPr="00A30090" w14:paraId="05FFA083" w14:textId="77777777" w:rsidTr="002C472F">
        <w:trPr>
          <w:cantSplit/>
          <w:jc w:val="center"/>
        </w:trPr>
        <w:tc>
          <w:tcPr>
            <w:cnfStyle w:val="001000000000" w:firstRow="0" w:lastRow="0" w:firstColumn="1" w:lastColumn="0" w:oddVBand="0" w:evenVBand="0" w:oddHBand="0" w:evenHBand="0" w:firstRowFirstColumn="0" w:firstRowLastColumn="0" w:lastRowFirstColumn="0" w:lastRowLastColumn="0"/>
            <w:tcW w:w="1667" w:type="dxa"/>
          </w:tcPr>
          <w:p w14:paraId="42736F26" w14:textId="77777777" w:rsidR="003539B5" w:rsidRPr="00A30090" w:rsidRDefault="003539B5" w:rsidP="000C3A16">
            <w:pPr>
              <w:spacing w:line="360" w:lineRule="auto"/>
              <w:rPr>
                <w:rFonts w:ascii="Arial" w:hAnsi="Arial" w:cs="Arial"/>
                <w:sz w:val="18"/>
                <w:szCs w:val="18"/>
              </w:rPr>
            </w:pPr>
            <w:r w:rsidRPr="00A30090">
              <w:rPr>
                <w:rFonts w:ascii="Arial" w:hAnsi="Arial" w:cs="Arial"/>
                <w:sz w:val="18"/>
                <w:szCs w:val="18"/>
              </w:rPr>
              <w:t>Infrastruktur</w:t>
            </w:r>
          </w:p>
        </w:tc>
        <w:tc>
          <w:tcPr>
            <w:tcW w:w="1157" w:type="dxa"/>
          </w:tcPr>
          <w:p w14:paraId="617BEBD4" w14:textId="0C6C42A5" w:rsidR="003539B5" w:rsidRPr="00A30090" w:rsidRDefault="00997DD1" w:rsidP="000C3A16">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30090">
              <w:rPr>
                <w:rFonts w:ascii="Arial" w:hAnsi="Arial" w:cs="Arial"/>
                <w:sz w:val="18"/>
                <w:szCs w:val="18"/>
              </w:rPr>
              <w:t>Keine</w:t>
            </w:r>
          </w:p>
        </w:tc>
        <w:tc>
          <w:tcPr>
            <w:tcW w:w="1447" w:type="dxa"/>
          </w:tcPr>
          <w:p w14:paraId="6A131ADA" w14:textId="27720ECA" w:rsidR="003539B5" w:rsidRPr="00A30090" w:rsidRDefault="002637D2" w:rsidP="000C3A16">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0</w:t>
            </w:r>
          </w:p>
        </w:tc>
        <w:tc>
          <w:tcPr>
            <w:tcW w:w="1547" w:type="dxa"/>
          </w:tcPr>
          <w:p w14:paraId="79F9FA2E" w14:textId="0DAABC10" w:rsidR="003539B5" w:rsidRPr="00A30090" w:rsidRDefault="00856EF3" w:rsidP="000C3A16">
            <w:pPr>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30090">
              <w:rPr>
                <w:rFonts w:ascii="Arial" w:hAnsi="Arial" w:cs="Arial"/>
                <w:sz w:val="18"/>
                <w:szCs w:val="18"/>
              </w:rPr>
              <w:t>0</w:t>
            </w:r>
          </w:p>
        </w:tc>
      </w:tr>
      <w:tr w:rsidR="003539B5" w:rsidRPr="00A30090" w14:paraId="6307FE9C" w14:textId="77777777" w:rsidTr="002C472F">
        <w:trPr>
          <w:cnfStyle w:val="000000100000" w:firstRow="0" w:lastRow="0" w:firstColumn="0" w:lastColumn="0" w:oddVBand="0" w:evenVBand="0" w:oddHBand="1" w:evenHBand="0" w:firstRowFirstColumn="0" w:firstRowLastColumn="0" w:lastRowFirstColumn="0" w:lastRowLastColumn="0"/>
          <w:cantSplit/>
          <w:trHeight w:val="303"/>
          <w:jc w:val="center"/>
        </w:trPr>
        <w:tc>
          <w:tcPr>
            <w:cnfStyle w:val="001000000000" w:firstRow="0" w:lastRow="0" w:firstColumn="1" w:lastColumn="0" w:oddVBand="0" w:evenVBand="0" w:oddHBand="0" w:evenHBand="0" w:firstRowFirstColumn="0" w:firstRowLastColumn="0" w:lastRowFirstColumn="0" w:lastRowLastColumn="0"/>
            <w:tcW w:w="1667" w:type="dxa"/>
          </w:tcPr>
          <w:p w14:paraId="3ABD8759" w14:textId="77777777" w:rsidR="003539B5" w:rsidRPr="00A30090" w:rsidRDefault="003539B5" w:rsidP="000C3A16">
            <w:pPr>
              <w:spacing w:line="360" w:lineRule="auto"/>
              <w:rPr>
                <w:rFonts w:ascii="Arial" w:hAnsi="Arial" w:cs="Arial"/>
                <w:sz w:val="18"/>
                <w:szCs w:val="18"/>
              </w:rPr>
            </w:pPr>
            <w:r w:rsidRPr="00A30090">
              <w:rPr>
                <w:rFonts w:ascii="Arial" w:hAnsi="Arial" w:cs="Arial"/>
                <w:sz w:val="18"/>
                <w:szCs w:val="18"/>
              </w:rPr>
              <w:t>Dienstleistungen</w:t>
            </w:r>
          </w:p>
        </w:tc>
        <w:tc>
          <w:tcPr>
            <w:tcW w:w="1157" w:type="dxa"/>
          </w:tcPr>
          <w:p w14:paraId="13FE3F4C" w14:textId="2B8A8DE9" w:rsidR="003539B5" w:rsidRPr="00A30090" w:rsidRDefault="00997DD1" w:rsidP="000C3A16">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30090">
              <w:rPr>
                <w:rFonts w:ascii="Arial" w:hAnsi="Arial" w:cs="Arial"/>
                <w:sz w:val="18"/>
                <w:szCs w:val="18"/>
              </w:rPr>
              <w:t>Keine</w:t>
            </w:r>
          </w:p>
        </w:tc>
        <w:tc>
          <w:tcPr>
            <w:tcW w:w="1447" w:type="dxa"/>
          </w:tcPr>
          <w:p w14:paraId="1BCEF18C" w14:textId="54476F06" w:rsidR="003539B5" w:rsidRPr="00A30090" w:rsidRDefault="002637D2" w:rsidP="000C3A16">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0</w:t>
            </w:r>
          </w:p>
        </w:tc>
        <w:tc>
          <w:tcPr>
            <w:tcW w:w="1547" w:type="dxa"/>
          </w:tcPr>
          <w:p w14:paraId="6D153E68" w14:textId="27F0750F" w:rsidR="003539B5" w:rsidRPr="00A30090" w:rsidRDefault="00856EF3" w:rsidP="000C3A16">
            <w:pPr>
              <w:spacing w:line="36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30090">
              <w:rPr>
                <w:rFonts w:ascii="Arial" w:hAnsi="Arial" w:cs="Arial"/>
                <w:sz w:val="18"/>
                <w:szCs w:val="18"/>
              </w:rPr>
              <w:t>0</w:t>
            </w:r>
          </w:p>
        </w:tc>
      </w:tr>
      <w:tr w:rsidR="003539B5" w:rsidRPr="00A30090" w14:paraId="2BBD5159" w14:textId="77777777" w:rsidTr="002C472F">
        <w:trPr>
          <w:cantSplit/>
          <w:jc w:val="center"/>
        </w:trPr>
        <w:tc>
          <w:tcPr>
            <w:cnfStyle w:val="001000000000" w:firstRow="0" w:lastRow="0" w:firstColumn="1" w:lastColumn="0" w:oddVBand="0" w:evenVBand="0" w:oddHBand="0" w:evenHBand="0" w:firstRowFirstColumn="0" w:firstRowLastColumn="0" w:lastRowFirstColumn="0" w:lastRowLastColumn="0"/>
            <w:tcW w:w="1667" w:type="dxa"/>
          </w:tcPr>
          <w:p w14:paraId="44BF96FD" w14:textId="77777777" w:rsidR="003539B5" w:rsidRPr="00A30090" w:rsidRDefault="003539B5" w:rsidP="000C3A16">
            <w:pPr>
              <w:spacing w:line="360" w:lineRule="auto"/>
              <w:rPr>
                <w:rFonts w:ascii="Arial" w:hAnsi="Arial" w:cs="Arial"/>
                <w:sz w:val="18"/>
                <w:szCs w:val="18"/>
              </w:rPr>
            </w:pPr>
            <w:r w:rsidRPr="00A30090">
              <w:rPr>
                <w:rFonts w:ascii="Arial" w:hAnsi="Arial" w:cs="Arial"/>
                <w:sz w:val="18"/>
                <w:szCs w:val="18"/>
              </w:rPr>
              <w:t>Gesamt</w:t>
            </w:r>
          </w:p>
        </w:tc>
        <w:tc>
          <w:tcPr>
            <w:tcW w:w="1157" w:type="dxa"/>
          </w:tcPr>
          <w:p w14:paraId="05104C78" w14:textId="657F4FDD" w:rsidR="003539B5" w:rsidRPr="00A30090" w:rsidRDefault="00856EF3" w:rsidP="000C3A16">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30090">
              <w:rPr>
                <w:rFonts w:ascii="Arial" w:hAnsi="Arial" w:cs="Arial"/>
                <w:b/>
                <w:sz w:val="18"/>
                <w:szCs w:val="18"/>
              </w:rPr>
              <w:t>keine</w:t>
            </w:r>
          </w:p>
        </w:tc>
        <w:tc>
          <w:tcPr>
            <w:tcW w:w="1447" w:type="dxa"/>
          </w:tcPr>
          <w:p w14:paraId="5D5241ED" w14:textId="5B43C795" w:rsidR="003539B5" w:rsidRPr="00A30090" w:rsidRDefault="002637D2" w:rsidP="000C3A16">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Pr>
                <w:rFonts w:ascii="Arial" w:hAnsi="Arial" w:cs="Arial"/>
                <w:b/>
                <w:sz w:val="18"/>
                <w:szCs w:val="18"/>
              </w:rPr>
              <w:t>0</w:t>
            </w:r>
          </w:p>
        </w:tc>
        <w:tc>
          <w:tcPr>
            <w:tcW w:w="1547" w:type="dxa"/>
          </w:tcPr>
          <w:p w14:paraId="37B812FD" w14:textId="4EC785FB" w:rsidR="003539B5" w:rsidRPr="00A30090" w:rsidRDefault="00856EF3" w:rsidP="000C3A16">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Arial" w:hAnsi="Arial" w:cs="Arial"/>
                <w:b/>
                <w:sz w:val="18"/>
                <w:szCs w:val="18"/>
              </w:rPr>
            </w:pPr>
            <w:r w:rsidRPr="00A30090">
              <w:rPr>
                <w:rFonts w:ascii="Arial" w:hAnsi="Arial" w:cs="Arial"/>
                <w:b/>
                <w:sz w:val="18"/>
                <w:szCs w:val="18"/>
              </w:rPr>
              <w:t>0</w:t>
            </w:r>
          </w:p>
        </w:tc>
      </w:tr>
    </w:tbl>
    <w:p w14:paraId="18E68A38" w14:textId="0847FFE8" w:rsidR="007733BA" w:rsidRPr="00A30090" w:rsidRDefault="007733BA" w:rsidP="00C93BE2">
      <w:pPr>
        <w:pStyle w:val="Beschriftung"/>
        <w:ind w:left="1983" w:firstLine="141"/>
      </w:pPr>
      <w:bookmarkStart w:id="39" w:name="_Toc16162291"/>
      <w:r w:rsidRPr="00A30090">
        <w:t xml:space="preserve">Tabelle </w:t>
      </w:r>
      <w:r w:rsidR="000627FE">
        <w:fldChar w:fldCharType="begin"/>
      </w:r>
      <w:r w:rsidR="000627FE">
        <w:instrText xml:space="preserve"> SEQ Tabelle \* ARABIC </w:instrText>
      </w:r>
      <w:r w:rsidR="000627FE">
        <w:fldChar w:fldCharType="separate"/>
      </w:r>
      <w:r w:rsidR="002A46F7" w:rsidRPr="00A30090">
        <w:t>2</w:t>
      </w:r>
      <w:r w:rsidR="000627FE">
        <w:fldChar w:fldCharType="end"/>
      </w:r>
      <w:r w:rsidRPr="00A30090">
        <w:t>: haushalterische Darstellung</w:t>
      </w:r>
      <w:bookmarkEnd w:id="39"/>
      <w:r w:rsidR="002637D2" w:rsidRPr="002637D2">
        <w:t xml:space="preserve"> </w:t>
      </w:r>
      <w:r w:rsidR="002637D2">
        <w:t xml:space="preserve">der </w:t>
      </w:r>
      <w:r w:rsidR="002637D2" w:rsidRPr="00A30090">
        <w:t>Ausgangslage</w:t>
      </w:r>
    </w:p>
    <w:p w14:paraId="173C0832" w14:textId="778C8BB9" w:rsidR="009E4D65" w:rsidRPr="00A30090" w:rsidRDefault="000C0197" w:rsidP="0001312E">
      <w:pPr>
        <w:pStyle w:val="Listenabsatz"/>
        <w:ind w:left="750"/>
        <w:rPr>
          <w:rFonts w:ascii="Arial" w:hAnsi="Arial" w:cs="Arial"/>
          <w:sz w:val="20"/>
        </w:rPr>
      </w:pPr>
      <w:r w:rsidRPr="00A30090">
        <w:rPr>
          <w:rFonts w:ascii="Arial" w:hAnsi="Arial" w:cs="Arial"/>
          <w:sz w:val="20"/>
        </w:rPr>
        <w:br w:type="page"/>
      </w:r>
    </w:p>
    <w:p w14:paraId="492CCA15" w14:textId="77777777" w:rsidR="00B348D9" w:rsidRPr="00A30090" w:rsidRDefault="00104EC1" w:rsidP="000C3A16">
      <w:pPr>
        <w:pStyle w:val="berschrift1"/>
        <w:tabs>
          <w:tab w:val="num" w:pos="1800"/>
        </w:tabs>
        <w:spacing w:before="240" w:after="120" w:line="360" w:lineRule="auto"/>
        <w:ind w:left="431" w:hanging="431"/>
        <w:jc w:val="left"/>
        <w:rPr>
          <w:rFonts w:ascii="Arial" w:hAnsi="Arial" w:cs="Arial"/>
          <w:b/>
          <w:sz w:val="26"/>
          <w:szCs w:val="26"/>
          <w:u w:val="none"/>
        </w:rPr>
      </w:pPr>
      <w:bookmarkStart w:id="40" w:name="_Toc199771614"/>
      <w:r w:rsidRPr="00A30090">
        <w:rPr>
          <w:rFonts w:ascii="Arial" w:hAnsi="Arial" w:cs="Arial"/>
          <w:b/>
          <w:sz w:val="26"/>
          <w:szCs w:val="26"/>
          <w:u w:val="none"/>
        </w:rPr>
        <w:lastRenderedPageBreak/>
        <w:t>Option</w:t>
      </w:r>
      <w:r w:rsidR="00B26723" w:rsidRPr="00A30090">
        <w:rPr>
          <w:rFonts w:ascii="Arial" w:hAnsi="Arial" w:cs="Arial"/>
          <w:b/>
          <w:sz w:val="26"/>
          <w:szCs w:val="26"/>
          <w:u w:val="none"/>
        </w:rPr>
        <w:t>en</w:t>
      </w:r>
      <w:r w:rsidR="00B348D9" w:rsidRPr="00A30090">
        <w:rPr>
          <w:rFonts w:ascii="Arial" w:hAnsi="Arial" w:cs="Arial"/>
          <w:b/>
          <w:sz w:val="26"/>
          <w:szCs w:val="26"/>
          <w:u w:val="none"/>
        </w:rPr>
        <w:t xml:space="preserve"> der Bedarfsdeckung</w:t>
      </w:r>
      <w:bookmarkEnd w:id="40"/>
    </w:p>
    <w:p w14:paraId="56516A29" w14:textId="77777777" w:rsidR="0058650C" w:rsidRPr="00A30090" w:rsidRDefault="00B348D9" w:rsidP="007733BA">
      <w:pPr>
        <w:pStyle w:val="berschrift2"/>
        <w:spacing w:before="240" w:after="120" w:line="360" w:lineRule="auto"/>
        <w:ind w:left="578" w:hanging="578"/>
        <w:rPr>
          <w:rFonts w:ascii="Arial" w:hAnsi="Arial" w:cs="Arial"/>
          <w:color w:val="auto"/>
          <w:sz w:val="24"/>
          <w:szCs w:val="24"/>
        </w:rPr>
      </w:pPr>
      <w:bookmarkStart w:id="41" w:name="_Ref198568447"/>
      <w:bookmarkStart w:id="42" w:name="_Toc199771615"/>
      <w:r w:rsidRPr="00A30090">
        <w:rPr>
          <w:rFonts w:ascii="Arial" w:hAnsi="Arial" w:cs="Arial"/>
          <w:color w:val="auto"/>
          <w:sz w:val="24"/>
          <w:szCs w:val="24"/>
        </w:rPr>
        <w:t xml:space="preserve">Grundsätzlich mögliche </w:t>
      </w:r>
      <w:r w:rsidR="00104EC1" w:rsidRPr="00A30090">
        <w:rPr>
          <w:rFonts w:ascii="Arial" w:hAnsi="Arial" w:cs="Arial"/>
          <w:color w:val="auto"/>
          <w:sz w:val="24"/>
          <w:szCs w:val="24"/>
        </w:rPr>
        <w:t>Option</w:t>
      </w:r>
      <w:r w:rsidR="00B26723" w:rsidRPr="00A30090">
        <w:rPr>
          <w:rFonts w:ascii="Arial" w:hAnsi="Arial" w:cs="Arial"/>
          <w:color w:val="auto"/>
          <w:sz w:val="24"/>
          <w:szCs w:val="24"/>
        </w:rPr>
        <w:t>en</w:t>
      </w:r>
      <w:r w:rsidRPr="00A30090">
        <w:rPr>
          <w:rFonts w:ascii="Arial" w:hAnsi="Arial" w:cs="Arial"/>
          <w:color w:val="auto"/>
          <w:sz w:val="24"/>
          <w:szCs w:val="24"/>
        </w:rPr>
        <w:t xml:space="preserve"> der Bedarfsdeckung</w:t>
      </w:r>
      <w:bookmarkEnd w:id="41"/>
      <w:bookmarkEnd w:id="42"/>
    </w:p>
    <w:p w14:paraId="66D7173B" w14:textId="64CC7C08" w:rsidR="0063206F" w:rsidRDefault="00E52A01" w:rsidP="0001312E">
      <w:pPr>
        <w:spacing w:line="360" w:lineRule="auto"/>
        <w:rPr>
          <w:rFonts w:ascii="Arial" w:hAnsi="Arial" w:cs="Arial"/>
          <w:sz w:val="22"/>
          <w:szCs w:val="22"/>
        </w:rPr>
      </w:pPr>
      <w:r w:rsidRPr="00A30090">
        <w:rPr>
          <w:rFonts w:ascii="Arial" w:hAnsi="Arial" w:cs="Arial"/>
          <w:sz w:val="22"/>
          <w:szCs w:val="22"/>
        </w:rPr>
        <w:t xml:space="preserve">Mehrere Lösungsansätze sind grundsätzlich denkbar, um die </w:t>
      </w:r>
      <w:r w:rsidR="00601420" w:rsidRPr="00A30090">
        <w:rPr>
          <w:rFonts w:ascii="Arial" w:hAnsi="Arial" w:cs="Arial"/>
          <w:sz w:val="22"/>
          <w:szCs w:val="22"/>
        </w:rPr>
        <w:t>Befähigung zur wehr</w:t>
      </w:r>
      <w:r w:rsidR="00707B0D">
        <w:rPr>
          <w:rFonts w:ascii="Arial" w:hAnsi="Arial" w:cs="Arial"/>
          <w:sz w:val="22"/>
          <w:szCs w:val="22"/>
        </w:rPr>
        <w:t>technische</w:t>
      </w:r>
      <w:r w:rsidR="00601420" w:rsidRPr="00A30090">
        <w:rPr>
          <w:rFonts w:ascii="Arial" w:hAnsi="Arial" w:cs="Arial"/>
          <w:sz w:val="22"/>
          <w:szCs w:val="22"/>
        </w:rPr>
        <w:t xml:space="preserve">n Forschung an Laserkristallen sowie zu deren Produktion </w:t>
      </w:r>
      <w:r w:rsidR="00DB1D05" w:rsidRPr="00A30090">
        <w:rPr>
          <w:rFonts w:ascii="Arial" w:hAnsi="Arial" w:cs="Arial"/>
          <w:sz w:val="22"/>
          <w:szCs w:val="22"/>
        </w:rPr>
        <w:t xml:space="preserve">für die Versorgung </w:t>
      </w:r>
      <w:r w:rsidRPr="00A30090">
        <w:rPr>
          <w:rFonts w:ascii="Arial" w:hAnsi="Arial" w:cs="Arial"/>
          <w:sz w:val="22"/>
          <w:szCs w:val="22"/>
        </w:rPr>
        <w:t xml:space="preserve">mit den optischen BE ab dem </w:t>
      </w:r>
      <w:r w:rsidR="00416BA4" w:rsidRPr="00A30090">
        <w:rPr>
          <w:rFonts w:ascii="Arial" w:hAnsi="Arial" w:cs="Arial"/>
          <w:sz w:val="22"/>
          <w:szCs w:val="22"/>
        </w:rPr>
        <w:t xml:space="preserve">1. Oktober 2028 </w:t>
      </w:r>
      <w:r w:rsidRPr="00A30090">
        <w:rPr>
          <w:rFonts w:ascii="Arial" w:hAnsi="Arial" w:cs="Arial"/>
          <w:sz w:val="22"/>
          <w:szCs w:val="22"/>
        </w:rPr>
        <w:t>sicherzustellen.</w:t>
      </w:r>
    </w:p>
    <w:p w14:paraId="13BF3585" w14:textId="77777777" w:rsidR="00457573" w:rsidRPr="00A30090" w:rsidRDefault="00457573" w:rsidP="0001312E">
      <w:pPr>
        <w:spacing w:line="360" w:lineRule="auto"/>
        <w:rPr>
          <w:rFonts w:ascii="Arial" w:hAnsi="Arial" w:cs="Arial"/>
          <w:sz w:val="22"/>
          <w:szCs w:val="22"/>
        </w:rPr>
      </w:pPr>
    </w:p>
    <w:p w14:paraId="1961F0D4" w14:textId="7A455199" w:rsidR="00E71E5C" w:rsidRPr="00A30090" w:rsidRDefault="00E52A01" w:rsidP="000C3A16">
      <w:pPr>
        <w:pStyle w:val="Listenabsatz"/>
        <w:numPr>
          <w:ilvl w:val="0"/>
          <w:numId w:val="35"/>
        </w:numPr>
        <w:spacing w:line="360" w:lineRule="auto"/>
        <w:rPr>
          <w:rFonts w:ascii="Arial" w:hAnsi="Arial" w:cs="Arial"/>
          <w:sz w:val="22"/>
          <w:szCs w:val="22"/>
        </w:rPr>
      </w:pPr>
      <w:r w:rsidRPr="00A30090">
        <w:rPr>
          <w:rFonts w:ascii="Arial" w:hAnsi="Arial" w:cs="Arial"/>
          <w:b/>
          <w:sz w:val="22"/>
          <w:szCs w:val="22"/>
        </w:rPr>
        <w:t>Fortsetzen der Lieferbeziehungen mit</w:t>
      </w:r>
      <w:r w:rsidR="00E71E5C" w:rsidRPr="00A30090">
        <w:rPr>
          <w:rFonts w:ascii="Arial" w:hAnsi="Arial" w:cs="Arial"/>
          <w:b/>
          <w:sz w:val="22"/>
          <w:szCs w:val="22"/>
        </w:rPr>
        <w:t xml:space="preserve"> </w:t>
      </w:r>
      <w:r w:rsidRPr="00A30090">
        <w:rPr>
          <w:rFonts w:ascii="Arial" w:hAnsi="Arial" w:cs="Arial"/>
          <w:b/>
          <w:sz w:val="22"/>
          <w:szCs w:val="22"/>
        </w:rPr>
        <w:t xml:space="preserve">der </w:t>
      </w:r>
      <w:r w:rsidR="00E71E5C" w:rsidRPr="00A30090">
        <w:rPr>
          <w:rFonts w:ascii="Arial" w:hAnsi="Arial" w:cs="Arial"/>
          <w:b/>
          <w:sz w:val="22"/>
          <w:szCs w:val="22"/>
        </w:rPr>
        <w:t xml:space="preserve">EOT </w:t>
      </w:r>
      <w:r w:rsidRPr="00A30090">
        <w:rPr>
          <w:rFonts w:ascii="Arial" w:hAnsi="Arial" w:cs="Arial"/>
          <w:b/>
          <w:sz w:val="22"/>
          <w:szCs w:val="22"/>
        </w:rPr>
        <w:t xml:space="preserve">GmbH </w:t>
      </w:r>
      <w:r w:rsidR="00E71E5C" w:rsidRPr="00A30090">
        <w:rPr>
          <w:rFonts w:ascii="Arial" w:hAnsi="Arial" w:cs="Arial"/>
          <w:b/>
          <w:sz w:val="22"/>
          <w:szCs w:val="22"/>
          <w:u w:val="single"/>
        </w:rPr>
        <w:t>unter neuem Eigentümer</w:t>
      </w:r>
    </w:p>
    <w:p w14:paraId="653FDDA2" w14:textId="453E54C2" w:rsidR="00E52A01" w:rsidRDefault="00E52A01" w:rsidP="0001312E">
      <w:pPr>
        <w:spacing w:line="360" w:lineRule="auto"/>
        <w:rPr>
          <w:rFonts w:ascii="Arial" w:hAnsi="Arial" w:cs="Arial"/>
          <w:sz w:val="22"/>
          <w:szCs w:val="22"/>
        </w:rPr>
      </w:pPr>
      <w:r w:rsidRPr="00A30090">
        <w:rPr>
          <w:rFonts w:ascii="Arial" w:hAnsi="Arial" w:cs="Arial"/>
          <w:sz w:val="22"/>
          <w:szCs w:val="22"/>
        </w:rPr>
        <w:t>Der US-Eigentümer Coherent Inc. hat erklärt, dass er die EOT GmbH Mitte 2025 abstoßen möchte; vorzugsweise durch einen Verkauf des Unternehmens</w:t>
      </w:r>
      <w:r w:rsidR="00F57075" w:rsidRPr="00A30090">
        <w:rPr>
          <w:rFonts w:ascii="Arial" w:hAnsi="Arial" w:cs="Arial"/>
          <w:sz w:val="22"/>
          <w:szCs w:val="22"/>
        </w:rPr>
        <w:t>.</w:t>
      </w:r>
      <w:r w:rsidRPr="00A30090">
        <w:rPr>
          <w:rFonts w:ascii="Arial" w:hAnsi="Arial" w:cs="Arial"/>
          <w:sz w:val="22"/>
          <w:szCs w:val="22"/>
        </w:rPr>
        <w:t xml:space="preserve"> </w:t>
      </w:r>
      <w:r w:rsidR="00836AC0">
        <w:rPr>
          <w:rFonts w:ascii="Arial" w:hAnsi="Arial" w:cs="Arial"/>
          <w:sz w:val="22"/>
          <w:szCs w:val="22"/>
        </w:rPr>
        <w:t>Optional</w:t>
      </w:r>
      <w:r w:rsidR="00836AC0" w:rsidRPr="00A30090">
        <w:rPr>
          <w:rFonts w:ascii="Arial" w:hAnsi="Arial" w:cs="Arial"/>
          <w:sz w:val="22"/>
          <w:szCs w:val="22"/>
        </w:rPr>
        <w:t xml:space="preserve"> </w:t>
      </w:r>
      <w:r w:rsidRPr="00A30090">
        <w:rPr>
          <w:rFonts w:ascii="Arial" w:hAnsi="Arial" w:cs="Arial"/>
          <w:sz w:val="22"/>
          <w:szCs w:val="22"/>
        </w:rPr>
        <w:t>soll das Geschäft abgewickelt werden. Neben dem Bund als potentiellen Kaufinteressenten sollen da</w:t>
      </w:r>
      <w:r w:rsidR="00BD33E8" w:rsidRPr="00A30090">
        <w:rPr>
          <w:rFonts w:ascii="Arial" w:hAnsi="Arial" w:cs="Arial"/>
          <w:sz w:val="22"/>
          <w:szCs w:val="22"/>
        </w:rPr>
        <w:t xml:space="preserve">her aktuell </w:t>
      </w:r>
      <w:r w:rsidRPr="00A30090">
        <w:rPr>
          <w:rFonts w:ascii="Arial" w:hAnsi="Arial" w:cs="Arial"/>
          <w:sz w:val="22"/>
          <w:szCs w:val="22"/>
        </w:rPr>
        <w:t>in einem parallel geführten Bieterprozess angeblich auch zivile Bieter an einem Kauf der EOT GmbH interessiert sein.</w:t>
      </w:r>
      <w:r w:rsidR="00BD33E8" w:rsidRPr="00A30090">
        <w:rPr>
          <w:rFonts w:ascii="Arial" w:hAnsi="Arial" w:cs="Arial"/>
          <w:sz w:val="22"/>
          <w:szCs w:val="22"/>
        </w:rPr>
        <w:t xml:space="preserve"> </w:t>
      </w:r>
    </w:p>
    <w:p w14:paraId="1CB13055" w14:textId="77777777" w:rsidR="00457573" w:rsidRPr="00A30090" w:rsidRDefault="00457573" w:rsidP="0001312E">
      <w:pPr>
        <w:spacing w:line="360" w:lineRule="auto"/>
        <w:rPr>
          <w:rFonts w:ascii="Arial" w:hAnsi="Arial" w:cs="Arial"/>
          <w:sz w:val="22"/>
          <w:szCs w:val="22"/>
        </w:rPr>
      </w:pPr>
    </w:p>
    <w:p w14:paraId="1133B79F" w14:textId="6A447BF7" w:rsidR="005D67EF" w:rsidRPr="00A30090" w:rsidRDefault="005D67EF" w:rsidP="000C3A16">
      <w:pPr>
        <w:pStyle w:val="Listenabsatz"/>
        <w:numPr>
          <w:ilvl w:val="0"/>
          <w:numId w:val="35"/>
        </w:numPr>
        <w:spacing w:line="360" w:lineRule="auto"/>
        <w:rPr>
          <w:rFonts w:ascii="Arial" w:hAnsi="Arial" w:cs="Arial"/>
          <w:b/>
          <w:sz w:val="22"/>
          <w:szCs w:val="22"/>
        </w:rPr>
      </w:pPr>
      <w:r w:rsidRPr="00A30090">
        <w:rPr>
          <w:rFonts w:ascii="Arial" w:hAnsi="Arial" w:cs="Arial"/>
          <w:b/>
          <w:sz w:val="22"/>
          <w:szCs w:val="22"/>
        </w:rPr>
        <w:t xml:space="preserve">Einkauf </w:t>
      </w:r>
      <w:r w:rsidR="00924F8C" w:rsidRPr="00A30090">
        <w:rPr>
          <w:rFonts w:ascii="Arial" w:hAnsi="Arial" w:cs="Arial"/>
          <w:b/>
          <w:sz w:val="22"/>
          <w:szCs w:val="22"/>
        </w:rPr>
        <w:t>auf dem Weltmarkt</w:t>
      </w:r>
    </w:p>
    <w:p w14:paraId="0C67F0DD" w14:textId="5DFC10CF" w:rsidR="007A6D2E" w:rsidRDefault="007A6D2E" w:rsidP="0001312E">
      <w:pPr>
        <w:spacing w:line="360" w:lineRule="auto"/>
        <w:rPr>
          <w:rFonts w:ascii="Arial" w:hAnsi="Arial" w:cs="Arial"/>
          <w:sz w:val="22"/>
          <w:szCs w:val="22"/>
        </w:rPr>
      </w:pPr>
      <w:r w:rsidRPr="00A30090">
        <w:rPr>
          <w:rFonts w:ascii="Arial" w:hAnsi="Arial" w:cs="Arial"/>
          <w:sz w:val="22"/>
          <w:szCs w:val="22"/>
        </w:rPr>
        <w:t>Weitere Anbieter der technischen Kristalle sowie der optischen BE sind auf dem Weltmarkt aktuell in CHN, RUS</w:t>
      </w:r>
      <w:r w:rsidR="00924F8C" w:rsidRPr="00A30090">
        <w:rPr>
          <w:rFonts w:ascii="Arial" w:hAnsi="Arial" w:cs="Arial"/>
          <w:sz w:val="22"/>
          <w:szCs w:val="22"/>
        </w:rPr>
        <w:t>,</w:t>
      </w:r>
      <w:r w:rsidRPr="00A30090">
        <w:rPr>
          <w:rFonts w:ascii="Arial" w:hAnsi="Arial" w:cs="Arial"/>
          <w:sz w:val="22"/>
          <w:szCs w:val="22"/>
        </w:rPr>
        <w:t xml:space="preserve"> USA</w:t>
      </w:r>
      <w:r w:rsidR="00924F8C" w:rsidRPr="00A30090">
        <w:rPr>
          <w:rFonts w:ascii="Arial" w:hAnsi="Arial" w:cs="Arial"/>
          <w:sz w:val="22"/>
          <w:szCs w:val="22"/>
        </w:rPr>
        <w:t>, JPN</w:t>
      </w:r>
      <w:r w:rsidR="00B233B6" w:rsidRPr="00A30090">
        <w:rPr>
          <w:rFonts w:ascii="Arial" w:hAnsi="Arial" w:cs="Arial"/>
          <w:sz w:val="22"/>
          <w:szCs w:val="22"/>
        </w:rPr>
        <w:t xml:space="preserve"> und</w:t>
      </w:r>
      <w:r w:rsidR="00757596" w:rsidRPr="00A30090">
        <w:rPr>
          <w:rFonts w:ascii="Arial" w:hAnsi="Arial" w:cs="Arial"/>
          <w:sz w:val="22"/>
          <w:szCs w:val="22"/>
        </w:rPr>
        <w:t xml:space="preserve"> </w:t>
      </w:r>
      <w:r w:rsidR="00924F8C" w:rsidRPr="00A30090">
        <w:rPr>
          <w:rFonts w:ascii="Arial" w:hAnsi="Arial" w:cs="Arial"/>
          <w:sz w:val="22"/>
          <w:szCs w:val="22"/>
        </w:rPr>
        <w:t>CZE</w:t>
      </w:r>
      <w:r w:rsidRPr="00A30090">
        <w:rPr>
          <w:rFonts w:ascii="Arial" w:hAnsi="Arial" w:cs="Arial"/>
          <w:sz w:val="22"/>
          <w:szCs w:val="22"/>
        </w:rPr>
        <w:t xml:space="preserve"> zu finden. </w:t>
      </w:r>
    </w:p>
    <w:p w14:paraId="2A1DBA21" w14:textId="77777777" w:rsidR="00457573" w:rsidRPr="00A30090" w:rsidRDefault="00457573" w:rsidP="0001312E">
      <w:pPr>
        <w:spacing w:line="360" w:lineRule="auto"/>
        <w:rPr>
          <w:rFonts w:ascii="Arial" w:hAnsi="Arial" w:cs="Arial"/>
          <w:sz w:val="22"/>
          <w:szCs w:val="22"/>
        </w:rPr>
      </w:pPr>
    </w:p>
    <w:p w14:paraId="28497904" w14:textId="0F3C5D5E" w:rsidR="003A7B7C" w:rsidRPr="00A30090" w:rsidRDefault="003A7B7C" w:rsidP="000C3A16">
      <w:pPr>
        <w:pStyle w:val="Listenabsatz"/>
        <w:numPr>
          <w:ilvl w:val="0"/>
          <w:numId w:val="35"/>
        </w:numPr>
        <w:spacing w:line="360" w:lineRule="auto"/>
        <w:rPr>
          <w:rFonts w:ascii="Arial" w:hAnsi="Arial" w:cs="Arial"/>
          <w:b/>
          <w:sz w:val="22"/>
          <w:szCs w:val="22"/>
        </w:rPr>
      </w:pPr>
      <w:bookmarkStart w:id="43" w:name="_Hlk197944820"/>
      <w:r w:rsidRPr="00A30090">
        <w:rPr>
          <w:rFonts w:ascii="Arial" w:hAnsi="Arial" w:cs="Arial"/>
          <w:b/>
          <w:sz w:val="22"/>
          <w:szCs w:val="22"/>
        </w:rPr>
        <w:t>Unternehmense</w:t>
      </w:r>
      <w:r w:rsidR="00BF2DC1" w:rsidRPr="00A30090">
        <w:rPr>
          <w:rFonts w:ascii="Arial" w:hAnsi="Arial" w:cs="Arial"/>
          <w:b/>
          <w:sz w:val="22"/>
          <w:szCs w:val="22"/>
        </w:rPr>
        <w:t>rwerb</w:t>
      </w:r>
      <w:r w:rsidR="006F51A4" w:rsidRPr="00A30090">
        <w:rPr>
          <w:rFonts w:ascii="Arial" w:hAnsi="Arial" w:cs="Arial"/>
          <w:b/>
          <w:sz w:val="22"/>
          <w:szCs w:val="22"/>
        </w:rPr>
        <w:t xml:space="preserve"> der EOT GmbH durch den </w:t>
      </w:r>
      <w:r w:rsidR="006F51A4" w:rsidRPr="00A30090">
        <w:rPr>
          <w:rFonts w:ascii="Arial" w:hAnsi="Arial" w:cs="Arial"/>
          <w:b/>
          <w:sz w:val="22"/>
          <w:szCs w:val="22"/>
          <w:u w:val="single"/>
        </w:rPr>
        <w:t>Bund</w:t>
      </w:r>
      <w:bookmarkEnd w:id="43"/>
    </w:p>
    <w:p w14:paraId="72F90258" w14:textId="2662294B" w:rsidR="009278DF" w:rsidRDefault="00940902" w:rsidP="0001312E">
      <w:pPr>
        <w:spacing w:line="360" w:lineRule="auto"/>
        <w:rPr>
          <w:rFonts w:ascii="Arial" w:hAnsi="Arial" w:cs="Arial"/>
          <w:sz w:val="22"/>
          <w:szCs w:val="22"/>
        </w:rPr>
      </w:pPr>
      <w:r w:rsidRPr="00A30090">
        <w:rPr>
          <w:rFonts w:ascii="Arial" w:hAnsi="Arial" w:cs="Arial"/>
          <w:sz w:val="22"/>
          <w:szCs w:val="22"/>
        </w:rPr>
        <w:t xml:space="preserve">Dem Bund wurde auf Grundlage des öffentlich-rechtlichen Vertrages </w:t>
      </w:r>
      <w:r w:rsidR="00457573">
        <w:rPr>
          <w:rFonts w:ascii="Arial" w:hAnsi="Arial" w:cs="Arial"/>
          <w:sz w:val="22"/>
          <w:szCs w:val="22"/>
        </w:rPr>
        <w:t xml:space="preserve">der Investitionsprüfung </w:t>
      </w:r>
      <w:r w:rsidRPr="00A30090">
        <w:rPr>
          <w:rFonts w:ascii="Arial" w:hAnsi="Arial" w:cs="Arial"/>
          <w:sz w:val="22"/>
          <w:szCs w:val="22"/>
        </w:rPr>
        <w:t xml:space="preserve">das Unternehmen EOT GmbH </w:t>
      </w:r>
      <w:r w:rsidR="009E4D65" w:rsidRPr="00A30090">
        <w:rPr>
          <w:rFonts w:ascii="Arial" w:hAnsi="Arial" w:cs="Arial"/>
          <w:sz w:val="22"/>
          <w:szCs w:val="22"/>
        </w:rPr>
        <w:t>zu einem Preis von 8,3 Mio</w:t>
      </w:r>
      <w:r w:rsidR="00447FA7" w:rsidRPr="00A30090">
        <w:rPr>
          <w:rFonts w:ascii="Arial" w:hAnsi="Arial" w:cs="Arial"/>
          <w:sz w:val="22"/>
          <w:szCs w:val="22"/>
        </w:rPr>
        <w:t>.</w:t>
      </w:r>
      <w:r w:rsidR="009E4D65" w:rsidRPr="00A30090">
        <w:rPr>
          <w:rFonts w:ascii="Arial" w:hAnsi="Arial" w:cs="Arial"/>
          <w:sz w:val="22"/>
          <w:szCs w:val="22"/>
        </w:rPr>
        <w:t xml:space="preserve"> Euro </w:t>
      </w:r>
      <w:r w:rsidRPr="00A30090">
        <w:rPr>
          <w:rFonts w:ascii="Arial" w:hAnsi="Arial" w:cs="Arial"/>
          <w:sz w:val="22"/>
          <w:szCs w:val="22"/>
        </w:rPr>
        <w:t xml:space="preserve">zum Kauf angeboten. Der Bund </w:t>
      </w:r>
      <w:r w:rsidR="00457573">
        <w:rPr>
          <w:rFonts w:ascii="Arial" w:hAnsi="Arial" w:cs="Arial"/>
          <w:sz w:val="22"/>
          <w:szCs w:val="22"/>
        </w:rPr>
        <w:t>k</w:t>
      </w:r>
      <w:r w:rsidR="0039609D">
        <w:rPr>
          <w:rFonts w:ascii="Arial" w:hAnsi="Arial" w:cs="Arial"/>
          <w:sz w:val="22"/>
          <w:szCs w:val="22"/>
        </w:rPr>
        <w:t>a</w:t>
      </w:r>
      <w:r w:rsidR="00457573">
        <w:rPr>
          <w:rFonts w:ascii="Arial" w:hAnsi="Arial" w:cs="Arial"/>
          <w:sz w:val="22"/>
          <w:szCs w:val="22"/>
        </w:rPr>
        <w:t xml:space="preserve">nn das Kaufangebot </w:t>
      </w:r>
      <w:r w:rsidRPr="00A30090">
        <w:rPr>
          <w:rFonts w:ascii="Arial" w:hAnsi="Arial" w:cs="Arial"/>
          <w:sz w:val="22"/>
          <w:szCs w:val="22"/>
        </w:rPr>
        <w:t xml:space="preserve">bis zum 30. Juni 2025 annehmen. </w:t>
      </w:r>
      <w:r w:rsidR="009075DE" w:rsidRPr="00A30090">
        <w:rPr>
          <w:rFonts w:ascii="Arial" w:hAnsi="Arial" w:cs="Arial"/>
          <w:sz w:val="22"/>
          <w:szCs w:val="22"/>
        </w:rPr>
        <w:t>Es handelt sich dabei nicht um ein Vorkaufsrecht</w:t>
      </w:r>
      <w:r w:rsidR="00C434C7" w:rsidRPr="00A30090">
        <w:rPr>
          <w:rFonts w:ascii="Arial" w:hAnsi="Arial" w:cs="Arial"/>
          <w:sz w:val="22"/>
          <w:szCs w:val="22"/>
        </w:rPr>
        <w:t xml:space="preserve"> des Bundes</w:t>
      </w:r>
      <w:r w:rsidR="009075DE" w:rsidRPr="00A30090">
        <w:rPr>
          <w:rFonts w:ascii="Arial" w:hAnsi="Arial" w:cs="Arial"/>
          <w:sz w:val="22"/>
          <w:szCs w:val="22"/>
        </w:rPr>
        <w:t>, so das</w:t>
      </w:r>
      <w:r w:rsidR="00C434C7" w:rsidRPr="00A30090">
        <w:rPr>
          <w:rFonts w:ascii="Arial" w:hAnsi="Arial" w:cs="Arial"/>
          <w:sz w:val="22"/>
          <w:szCs w:val="22"/>
        </w:rPr>
        <w:t>s sich Coherent Inc. auch für einen anderen Käufer entscheiden könnte. Sollte der Bund aber sein Kaufinteresse verbindlich bis zum 30. Juni 2025 aussprechen, wäre Coherent Inc. nach dem öffentlich-rechtlichen Vertrag nicht mehr berechtigt, die Geschäftstätigkeit der EOT GmbH</w:t>
      </w:r>
      <w:r w:rsidR="00407C58" w:rsidRPr="00A30090">
        <w:rPr>
          <w:rFonts w:ascii="Arial" w:hAnsi="Arial" w:cs="Arial"/>
          <w:sz w:val="22"/>
          <w:szCs w:val="22"/>
        </w:rPr>
        <w:t xml:space="preserve"> nach Ablauf der Frist</w:t>
      </w:r>
      <w:r w:rsidR="00C434C7" w:rsidRPr="00A30090">
        <w:rPr>
          <w:rFonts w:ascii="Arial" w:hAnsi="Arial" w:cs="Arial"/>
          <w:sz w:val="22"/>
          <w:szCs w:val="22"/>
        </w:rPr>
        <w:t xml:space="preserve"> einzustellen. </w:t>
      </w:r>
    </w:p>
    <w:p w14:paraId="78D24556" w14:textId="77777777" w:rsidR="00457573" w:rsidRPr="00A30090" w:rsidRDefault="00457573" w:rsidP="0001312E">
      <w:pPr>
        <w:spacing w:line="360" w:lineRule="auto"/>
        <w:rPr>
          <w:rFonts w:ascii="Arial" w:hAnsi="Arial" w:cs="Arial"/>
          <w:sz w:val="22"/>
          <w:szCs w:val="22"/>
        </w:rPr>
      </w:pPr>
    </w:p>
    <w:p w14:paraId="20CA2B4A" w14:textId="16B497CD" w:rsidR="004D7479" w:rsidRPr="00A30090" w:rsidRDefault="004D7479" w:rsidP="000C3A16">
      <w:pPr>
        <w:pStyle w:val="Listenabsatz"/>
        <w:numPr>
          <w:ilvl w:val="0"/>
          <w:numId w:val="35"/>
        </w:numPr>
        <w:spacing w:line="360" w:lineRule="auto"/>
        <w:rPr>
          <w:rFonts w:ascii="Arial" w:hAnsi="Arial" w:cs="Arial"/>
          <w:b/>
          <w:sz w:val="22"/>
          <w:szCs w:val="22"/>
        </w:rPr>
      </w:pPr>
      <w:r w:rsidRPr="00A30090">
        <w:rPr>
          <w:rFonts w:ascii="Arial" w:hAnsi="Arial" w:cs="Arial"/>
          <w:b/>
          <w:sz w:val="22"/>
          <w:szCs w:val="22"/>
        </w:rPr>
        <w:t>Unternehmense</w:t>
      </w:r>
      <w:r w:rsidR="005D67EF" w:rsidRPr="00A30090">
        <w:rPr>
          <w:rFonts w:ascii="Arial" w:hAnsi="Arial" w:cs="Arial"/>
          <w:b/>
          <w:sz w:val="22"/>
          <w:szCs w:val="22"/>
        </w:rPr>
        <w:t>rwerb</w:t>
      </w:r>
      <w:r w:rsidRPr="00A30090">
        <w:rPr>
          <w:rFonts w:ascii="Arial" w:hAnsi="Arial" w:cs="Arial"/>
          <w:b/>
          <w:sz w:val="22"/>
          <w:szCs w:val="22"/>
        </w:rPr>
        <w:t xml:space="preserve"> </w:t>
      </w:r>
      <w:r w:rsidR="005D67EF" w:rsidRPr="00A30090">
        <w:rPr>
          <w:rFonts w:ascii="Arial" w:hAnsi="Arial" w:cs="Arial"/>
          <w:b/>
          <w:sz w:val="22"/>
          <w:szCs w:val="22"/>
        </w:rPr>
        <w:t xml:space="preserve">der EOT </w:t>
      </w:r>
      <w:r w:rsidR="00D72DB5" w:rsidRPr="00A30090">
        <w:rPr>
          <w:rFonts w:ascii="Arial" w:hAnsi="Arial" w:cs="Arial"/>
          <w:b/>
          <w:sz w:val="22"/>
          <w:szCs w:val="22"/>
        </w:rPr>
        <w:t>GmbH</w:t>
      </w:r>
      <w:r w:rsidR="005D67EF" w:rsidRPr="00A30090">
        <w:rPr>
          <w:rFonts w:ascii="Arial" w:hAnsi="Arial" w:cs="Arial"/>
          <w:b/>
          <w:sz w:val="22"/>
          <w:szCs w:val="22"/>
        </w:rPr>
        <w:t xml:space="preserve"> durch </w:t>
      </w:r>
      <w:r w:rsidR="006E13F6" w:rsidRPr="00A30090">
        <w:rPr>
          <w:rFonts w:ascii="Arial" w:hAnsi="Arial" w:cs="Arial"/>
          <w:b/>
          <w:sz w:val="22"/>
          <w:szCs w:val="22"/>
        </w:rPr>
        <w:t xml:space="preserve">die </w:t>
      </w:r>
      <w:r w:rsidR="005D67EF" w:rsidRPr="00A30090">
        <w:rPr>
          <w:rFonts w:ascii="Arial" w:hAnsi="Arial" w:cs="Arial"/>
          <w:b/>
          <w:sz w:val="22"/>
          <w:szCs w:val="22"/>
          <w:u w:val="single"/>
        </w:rPr>
        <w:t>Hensoldt</w:t>
      </w:r>
      <w:r w:rsidR="006E13F6" w:rsidRPr="00A30090">
        <w:rPr>
          <w:rFonts w:ascii="Arial" w:hAnsi="Arial" w:cs="Arial"/>
          <w:b/>
          <w:sz w:val="22"/>
          <w:szCs w:val="22"/>
          <w:u w:val="single"/>
        </w:rPr>
        <w:t xml:space="preserve"> AG</w:t>
      </w:r>
      <w:r w:rsidR="005D67EF" w:rsidRPr="00A30090">
        <w:rPr>
          <w:rFonts w:ascii="Arial" w:hAnsi="Arial" w:cs="Arial"/>
          <w:b/>
          <w:sz w:val="22"/>
          <w:szCs w:val="22"/>
          <w:u w:val="single"/>
        </w:rPr>
        <w:t xml:space="preserve"> </w:t>
      </w:r>
    </w:p>
    <w:p w14:paraId="59AAD5B7" w14:textId="5F116EE0" w:rsidR="003A7B7C" w:rsidRDefault="00940902" w:rsidP="0001312E">
      <w:pPr>
        <w:spacing w:line="360" w:lineRule="auto"/>
        <w:rPr>
          <w:rFonts w:ascii="Arial" w:hAnsi="Arial" w:cs="Arial"/>
          <w:sz w:val="22"/>
          <w:szCs w:val="22"/>
        </w:rPr>
      </w:pPr>
      <w:r w:rsidRPr="00A30090">
        <w:rPr>
          <w:rFonts w:ascii="Arial" w:hAnsi="Arial" w:cs="Arial"/>
          <w:sz w:val="22"/>
          <w:szCs w:val="22"/>
        </w:rPr>
        <w:t xml:space="preserve">Der Bund kann auf Grundlage des öffentlich-rechtlichen Vertrages auch einen Dritten bestimmen, dem das Unternehmen EOT GmbH zum Kauf angeboten werden soll. Die Hensoldt AG wurde </w:t>
      </w:r>
      <w:r w:rsidR="00C434C7" w:rsidRPr="00A30090">
        <w:rPr>
          <w:rFonts w:ascii="Arial" w:hAnsi="Arial" w:cs="Arial"/>
          <w:sz w:val="22"/>
          <w:szCs w:val="22"/>
        </w:rPr>
        <w:t>vom Bund</w:t>
      </w:r>
      <w:r w:rsidRPr="00A30090">
        <w:rPr>
          <w:rFonts w:ascii="Arial" w:hAnsi="Arial" w:cs="Arial"/>
          <w:sz w:val="22"/>
          <w:szCs w:val="22"/>
        </w:rPr>
        <w:t xml:space="preserve"> als Dritter benannt</w:t>
      </w:r>
      <w:r w:rsidR="00EE441F">
        <w:rPr>
          <w:rFonts w:ascii="Arial" w:hAnsi="Arial" w:cs="Arial"/>
          <w:sz w:val="22"/>
          <w:szCs w:val="22"/>
        </w:rPr>
        <w:t>; d</w:t>
      </w:r>
      <w:r w:rsidRPr="00A30090">
        <w:rPr>
          <w:rFonts w:ascii="Arial" w:hAnsi="Arial" w:cs="Arial"/>
          <w:sz w:val="22"/>
          <w:szCs w:val="22"/>
        </w:rPr>
        <w:t>enn d</w:t>
      </w:r>
      <w:r w:rsidR="004D7479" w:rsidRPr="00A30090">
        <w:rPr>
          <w:rFonts w:ascii="Arial" w:hAnsi="Arial" w:cs="Arial"/>
          <w:sz w:val="22"/>
          <w:szCs w:val="22"/>
        </w:rPr>
        <w:t xml:space="preserve">ie Hensoldt AG ist zur Abdeckung der Bedarfe der Bw in der Nutzung der Hauptabnehmer der technischen Kristalle sowie der optischen BE. Aus diesem Grund hat die Hensoldt AG ein </w:t>
      </w:r>
      <w:r w:rsidR="004D7479" w:rsidRPr="00A30090">
        <w:rPr>
          <w:rFonts w:ascii="Arial" w:hAnsi="Arial" w:cs="Arial"/>
          <w:b/>
          <w:sz w:val="22"/>
          <w:szCs w:val="22"/>
        </w:rPr>
        <w:t>hohes Eigeninteresse</w:t>
      </w:r>
      <w:r w:rsidR="004D7479" w:rsidRPr="00A30090">
        <w:rPr>
          <w:rFonts w:ascii="Arial" w:hAnsi="Arial" w:cs="Arial"/>
          <w:sz w:val="22"/>
          <w:szCs w:val="22"/>
        </w:rPr>
        <w:t xml:space="preserve">, die Lieferkette aufrecht zu erhalten und die Produkte weiter in DEU zu beziehen. </w:t>
      </w:r>
      <w:r w:rsidRPr="00A30090">
        <w:rPr>
          <w:rFonts w:ascii="Arial" w:hAnsi="Arial" w:cs="Arial"/>
          <w:sz w:val="22"/>
          <w:szCs w:val="22"/>
        </w:rPr>
        <w:t xml:space="preserve">Durch den Kauf der EOT GmbH könnte sich die Hensoldt AG </w:t>
      </w:r>
      <w:r w:rsidR="00F84D70" w:rsidRPr="00A30090">
        <w:rPr>
          <w:rFonts w:ascii="Arial" w:hAnsi="Arial" w:cs="Arial"/>
          <w:b/>
          <w:sz w:val="22"/>
          <w:szCs w:val="22"/>
        </w:rPr>
        <w:t>für eigene Zwecke</w:t>
      </w:r>
      <w:r w:rsidR="00F84D70" w:rsidRPr="00A30090">
        <w:rPr>
          <w:rFonts w:ascii="Arial" w:hAnsi="Arial" w:cs="Arial"/>
          <w:sz w:val="22"/>
          <w:szCs w:val="22"/>
        </w:rPr>
        <w:t xml:space="preserve"> </w:t>
      </w:r>
      <w:r w:rsidR="004D7479" w:rsidRPr="00A30090">
        <w:rPr>
          <w:rFonts w:ascii="Arial" w:hAnsi="Arial" w:cs="Arial"/>
          <w:sz w:val="22"/>
          <w:szCs w:val="22"/>
        </w:rPr>
        <w:t>die Lieferkette</w:t>
      </w:r>
      <w:r w:rsidR="00C434C7" w:rsidRPr="00A30090">
        <w:rPr>
          <w:rFonts w:ascii="Arial" w:hAnsi="Arial" w:cs="Arial"/>
          <w:sz w:val="22"/>
          <w:szCs w:val="22"/>
        </w:rPr>
        <w:t xml:space="preserve"> der </w:t>
      </w:r>
      <w:r w:rsidR="00C434C7" w:rsidRPr="00A30090">
        <w:rPr>
          <w:rFonts w:ascii="Arial" w:hAnsi="Arial" w:cs="Arial"/>
          <w:sz w:val="22"/>
          <w:szCs w:val="22"/>
        </w:rPr>
        <w:lastRenderedPageBreak/>
        <w:t>technischen Kristalle</w:t>
      </w:r>
      <w:r w:rsidR="004D7479" w:rsidRPr="00A30090">
        <w:rPr>
          <w:rFonts w:ascii="Arial" w:hAnsi="Arial" w:cs="Arial"/>
          <w:sz w:val="22"/>
          <w:szCs w:val="22"/>
        </w:rPr>
        <w:t xml:space="preserve"> sichern.</w:t>
      </w:r>
      <w:r w:rsidR="00F84D70" w:rsidRPr="00A30090">
        <w:rPr>
          <w:rFonts w:ascii="Arial" w:hAnsi="Arial" w:cs="Arial"/>
          <w:sz w:val="22"/>
          <w:szCs w:val="22"/>
        </w:rPr>
        <w:t xml:space="preserve"> Eine Absicherung weitergehender Versorgungsinteressen der Bw könnte in begrenztem Maße über </w:t>
      </w:r>
      <w:r w:rsidR="0039609D">
        <w:rPr>
          <w:rFonts w:ascii="Arial" w:hAnsi="Arial" w:cs="Arial"/>
          <w:sz w:val="22"/>
          <w:szCs w:val="22"/>
        </w:rPr>
        <w:t>eine Ergänzung der</w:t>
      </w:r>
      <w:r w:rsidR="00F84D70" w:rsidRPr="00A30090">
        <w:rPr>
          <w:rFonts w:ascii="Arial" w:hAnsi="Arial" w:cs="Arial"/>
          <w:sz w:val="22"/>
          <w:szCs w:val="22"/>
        </w:rPr>
        <w:t xml:space="preserve"> </w:t>
      </w:r>
      <w:r w:rsidR="001011ED">
        <w:rPr>
          <w:rFonts w:ascii="Arial" w:hAnsi="Arial" w:cs="Arial"/>
          <w:sz w:val="22"/>
          <w:szCs w:val="22"/>
        </w:rPr>
        <w:t>bestehende</w:t>
      </w:r>
      <w:r w:rsidR="0039609D">
        <w:rPr>
          <w:rFonts w:ascii="Arial" w:hAnsi="Arial" w:cs="Arial"/>
          <w:sz w:val="22"/>
          <w:szCs w:val="22"/>
        </w:rPr>
        <w:t>n</w:t>
      </w:r>
      <w:r w:rsidR="001011ED">
        <w:rPr>
          <w:rFonts w:ascii="Arial" w:hAnsi="Arial" w:cs="Arial"/>
          <w:sz w:val="22"/>
          <w:szCs w:val="22"/>
        </w:rPr>
        <w:t xml:space="preserve"> </w:t>
      </w:r>
      <w:r w:rsidR="00F84D70" w:rsidRPr="00A30090">
        <w:rPr>
          <w:rFonts w:ascii="Arial" w:hAnsi="Arial" w:cs="Arial"/>
          <w:sz w:val="22"/>
          <w:szCs w:val="22"/>
        </w:rPr>
        <w:t>Sicherungsvereinbarung mit der Hensoldt AG erreicht werden.</w:t>
      </w:r>
    </w:p>
    <w:p w14:paraId="617B5E24" w14:textId="54D7649E" w:rsidR="00EA440A" w:rsidRDefault="00EA440A" w:rsidP="0001312E">
      <w:pPr>
        <w:spacing w:line="360" w:lineRule="auto"/>
        <w:rPr>
          <w:rFonts w:ascii="Arial" w:hAnsi="Arial" w:cs="Arial"/>
          <w:sz w:val="22"/>
          <w:szCs w:val="22"/>
        </w:rPr>
      </w:pPr>
    </w:p>
    <w:p w14:paraId="663BDD8F" w14:textId="77777777" w:rsidR="00EA440A" w:rsidRPr="00A30090" w:rsidRDefault="00EA440A" w:rsidP="0001312E">
      <w:pPr>
        <w:spacing w:line="360" w:lineRule="auto"/>
        <w:rPr>
          <w:rFonts w:ascii="Arial" w:hAnsi="Arial" w:cs="Arial"/>
          <w:sz w:val="22"/>
          <w:szCs w:val="22"/>
        </w:rPr>
      </w:pPr>
    </w:p>
    <w:p w14:paraId="31B8F6FF" w14:textId="5FBBD82E" w:rsidR="005D67EF" w:rsidRPr="00A30090" w:rsidRDefault="004D7479" w:rsidP="000C3A16">
      <w:pPr>
        <w:pStyle w:val="Listenabsatz"/>
        <w:numPr>
          <w:ilvl w:val="0"/>
          <w:numId w:val="35"/>
        </w:numPr>
        <w:spacing w:line="360" w:lineRule="auto"/>
        <w:rPr>
          <w:rFonts w:ascii="Arial" w:hAnsi="Arial" w:cs="Arial"/>
          <w:b/>
          <w:sz w:val="22"/>
          <w:szCs w:val="22"/>
        </w:rPr>
      </w:pPr>
      <w:bookmarkStart w:id="44" w:name="_Hlk197944886"/>
      <w:r w:rsidRPr="00A30090">
        <w:rPr>
          <w:rFonts w:ascii="Arial" w:hAnsi="Arial" w:cs="Arial"/>
          <w:b/>
          <w:sz w:val="22"/>
          <w:szCs w:val="22"/>
        </w:rPr>
        <w:t>Unternehmense</w:t>
      </w:r>
      <w:r w:rsidR="005D67EF" w:rsidRPr="00A30090">
        <w:rPr>
          <w:rFonts w:ascii="Arial" w:hAnsi="Arial" w:cs="Arial"/>
          <w:b/>
          <w:sz w:val="22"/>
          <w:szCs w:val="22"/>
        </w:rPr>
        <w:t xml:space="preserve">rwerb der EOT </w:t>
      </w:r>
      <w:r w:rsidR="00D72DB5" w:rsidRPr="00A30090">
        <w:rPr>
          <w:rFonts w:ascii="Arial" w:hAnsi="Arial" w:cs="Arial"/>
          <w:b/>
          <w:sz w:val="22"/>
          <w:szCs w:val="22"/>
        </w:rPr>
        <w:t>GmbH</w:t>
      </w:r>
      <w:r w:rsidR="005D67EF" w:rsidRPr="00A30090">
        <w:rPr>
          <w:rFonts w:ascii="Arial" w:hAnsi="Arial" w:cs="Arial"/>
          <w:b/>
          <w:sz w:val="22"/>
          <w:szCs w:val="22"/>
        </w:rPr>
        <w:t xml:space="preserve"> </w:t>
      </w:r>
      <w:r w:rsidR="00F84D70" w:rsidRPr="00A30090">
        <w:rPr>
          <w:rFonts w:ascii="Arial" w:hAnsi="Arial" w:cs="Arial"/>
          <w:b/>
          <w:sz w:val="22"/>
          <w:szCs w:val="22"/>
        </w:rPr>
        <w:t>durch die</w:t>
      </w:r>
      <w:r w:rsidR="006E13F6" w:rsidRPr="00A30090">
        <w:rPr>
          <w:rFonts w:ascii="Arial" w:hAnsi="Arial" w:cs="Arial"/>
          <w:b/>
          <w:sz w:val="22"/>
          <w:szCs w:val="22"/>
        </w:rPr>
        <w:t xml:space="preserve"> </w:t>
      </w:r>
      <w:r w:rsidR="005D67EF" w:rsidRPr="00A30090">
        <w:rPr>
          <w:rFonts w:ascii="Arial" w:hAnsi="Arial" w:cs="Arial"/>
          <w:b/>
          <w:sz w:val="22"/>
          <w:szCs w:val="22"/>
          <w:u w:val="single"/>
        </w:rPr>
        <w:t>Hensoldt</w:t>
      </w:r>
      <w:r w:rsidR="006E13F6" w:rsidRPr="00A30090">
        <w:rPr>
          <w:rFonts w:ascii="Arial" w:hAnsi="Arial" w:cs="Arial"/>
          <w:b/>
          <w:sz w:val="22"/>
          <w:szCs w:val="22"/>
          <w:u w:val="single"/>
        </w:rPr>
        <w:t xml:space="preserve"> AG</w:t>
      </w:r>
      <w:r w:rsidR="005D67EF" w:rsidRPr="00A30090">
        <w:rPr>
          <w:rFonts w:ascii="Arial" w:hAnsi="Arial" w:cs="Arial"/>
          <w:b/>
          <w:sz w:val="22"/>
          <w:szCs w:val="22"/>
          <w:u w:val="single"/>
        </w:rPr>
        <w:t xml:space="preserve"> und </w:t>
      </w:r>
      <w:r w:rsidR="006E13F6" w:rsidRPr="00A30090">
        <w:rPr>
          <w:rFonts w:ascii="Arial" w:hAnsi="Arial" w:cs="Arial"/>
          <w:b/>
          <w:sz w:val="22"/>
          <w:szCs w:val="22"/>
          <w:u w:val="single"/>
        </w:rPr>
        <w:t>de</w:t>
      </w:r>
      <w:r w:rsidR="00F84D70" w:rsidRPr="00A30090">
        <w:rPr>
          <w:rFonts w:ascii="Arial" w:hAnsi="Arial" w:cs="Arial"/>
          <w:b/>
          <w:sz w:val="22"/>
          <w:szCs w:val="22"/>
          <w:u w:val="single"/>
        </w:rPr>
        <w:t>n</w:t>
      </w:r>
      <w:r w:rsidR="006E13F6" w:rsidRPr="00A30090">
        <w:rPr>
          <w:rFonts w:ascii="Arial" w:hAnsi="Arial" w:cs="Arial"/>
          <w:b/>
          <w:sz w:val="22"/>
          <w:szCs w:val="22"/>
          <w:u w:val="single"/>
        </w:rPr>
        <w:t xml:space="preserve"> </w:t>
      </w:r>
      <w:r w:rsidR="005D67EF" w:rsidRPr="00A30090">
        <w:rPr>
          <w:rFonts w:ascii="Arial" w:hAnsi="Arial" w:cs="Arial"/>
          <w:b/>
          <w:sz w:val="22"/>
          <w:szCs w:val="22"/>
          <w:u w:val="single"/>
        </w:rPr>
        <w:t>Bund</w:t>
      </w:r>
      <w:bookmarkEnd w:id="44"/>
    </w:p>
    <w:p w14:paraId="372002FB" w14:textId="1138D5D4" w:rsidR="00EF35AE" w:rsidRDefault="00F84D70" w:rsidP="0001312E">
      <w:pPr>
        <w:spacing w:line="360" w:lineRule="auto"/>
        <w:rPr>
          <w:rFonts w:ascii="Arial" w:hAnsi="Arial" w:cs="Arial"/>
          <w:sz w:val="22"/>
          <w:szCs w:val="22"/>
        </w:rPr>
      </w:pPr>
      <w:r w:rsidRPr="00A30090">
        <w:rPr>
          <w:rFonts w:ascii="Arial" w:hAnsi="Arial" w:cs="Arial"/>
          <w:sz w:val="22"/>
          <w:szCs w:val="22"/>
        </w:rPr>
        <w:t xml:space="preserve">Das Versorgungsinteresse der Bw an den technischen Kristallen und den optischen BE umfasst nicht nur die Bedarfe in der Nutzung, die über die Hensoldt AG abgedeckt werden, sondern geht darüber hinaus. Daher ist es auch denkbar, dass die Hensoldt AG </w:t>
      </w:r>
      <w:r w:rsidR="00C434C7" w:rsidRPr="00A30090">
        <w:rPr>
          <w:rFonts w:ascii="Arial" w:hAnsi="Arial" w:cs="Arial"/>
          <w:sz w:val="22"/>
          <w:szCs w:val="22"/>
        </w:rPr>
        <w:t>und der</w:t>
      </w:r>
      <w:r w:rsidRPr="00A30090">
        <w:rPr>
          <w:rFonts w:ascii="Arial" w:hAnsi="Arial" w:cs="Arial"/>
          <w:sz w:val="22"/>
          <w:szCs w:val="22"/>
        </w:rPr>
        <w:t xml:space="preserve"> Bund das Unternehmen der EOT GmbH </w:t>
      </w:r>
      <w:r w:rsidR="00C434C7" w:rsidRPr="00A30090">
        <w:rPr>
          <w:rFonts w:ascii="Arial" w:hAnsi="Arial" w:cs="Arial"/>
          <w:sz w:val="22"/>
          <w:szCs w:val="22"/>
        </w:rPr>
        <w:t xml:space="preserve">anteilig </w:t>
      </w:r>
      <w:r w:rsidRPr="00A30090">
        <w:rPr>
          <w:rFonts w:ascii="Arial" w:hAnsi="Arial" w:cs="Arial"/>
          <w:sz w:val="22"/>
          <w:szCs w:val="22"/>
        </w:rPr>
        <w:t xml:space="preserve">erwerben. Auf diese Weise könnten die weitergehenden Versorgungsinteressen der Bw innerhalb der </w:t>
      </w:r>
      <w:r w:rsidR="00C434C7" w:rsidRPr="00A30090">
        <w:rPr>
          <w:rFonts w:ascii="Arial" w:hAnsi="Arial" w:cs="Arial"/>
          <w:sz w:val="22"/>
          <w:szCs w:val="22"/>
        </w:rPr>
        <w:t>Erwerbsg</w:t>
      </w:r>
      <w:r w:rsidRPr="00A30090">
        <w:rPr>
          <w:rFonts w:ascii="Arial" w:hAnsi="Arial" w:cs="Arial"/>
          <w:sz w:val="22"/>
          <w:szCs w:val="22"/>
        </w:rPr>
        <w:t>esellschaft vertreten und abgesichert werden (z.</w:t>
      </w:r>
      <w:r w:rsidR="00CA7C87">
        <w:rPr>
          <w:rFonts w:ascii="Arial" w:hAnsi="Arial" w:cs="Arial"/>
          <w:sz w:val="22"/>
          <w:szCs w:val="22"/>
        </w:rPr>
        <w:t> </w:t>
      </w:r>
      <w:r w:rsidRPr="00A30090">
        <w:rPr>
          <w:rFonts w:ascii="Arial" w:hAnsi="Arial" w:cs="Arial"/>
          <w:sz w:val="22"/>
          <w:szCs w:val="22"/>
        </w:rPr>
        <w:t>B. in einer Gesellschaftervereinbarung).</w:t>
      </w:r>
    </w:p>
    <w:p w14:paraId="7F2B2984" w14:textId="77777777" w:rsidR="001011ED" w:rsidRPr="00A30090" w:rsidRDefault="001011ED" w:rsidP="0001312E">
      <w:pPr>
        <w:spacing w:line="360" w:lineRule="auto"/>
        <w:rPr>
          <w:rFonts w:ascii="Arial" w:hAnsi="Arial" w:cs="Arial"/>
          <w:sz w:val="22"/>
          <w:szCs w:val="22"/>
        </w:rPr>
      </w:pPr>
    </w:p>
    <w:p w14:paraId="1EAECD59" w14:textId="2972D493" w:rsidR="005D67EF" w:rsidRPr="00A30090" w:rsidRDefault="005D67EF" w:rsidP="000C3A16">
      <w:pPr>
        <w:pStyle w:val="Listenabsatz"/>
        <w:numPr>
          <w:ilvl w:val="0"/>
          <w:numId w:val="35"/>
        </w:numPr>
        <w:spacing w:line="360" w:lineRule="auto"/>
        <w:rPr>
          <w:rFonts w:ascii="Arial" w:hAnsi="Arial" w:cs="Arial"/>
          <w:b/>
          <w:sz w:val="22"/>
          <w:szCs w:val="22"/>
        </w:rPr>
      </w:pPr>
      <w:r w:rsidRPr="00A30090">
        <w:rPr>
          <w:rFonts w:ascii="Arial" w:hAnsi="Arial" w:cs="Arial"/>
          <w:b/>
          <w:sz w:val="22"/>
          <w:szCs w:val="22"/>
          <w:u w:val="single"/>
        </w:rPr>
        <w:t xml:space="preserve">Erwerb der </w:t>
      </w:r>
      <w:r w:rsidR="004D7479" w:rsidRPr="00A30090">
        <w:rPr>
          <w:rFonts w:ascii="Arial" w:hAnsi="Arial" w:cs="Arial"/>
          <w:b/>
          <w:sz w:val="22"/>
          <w:szCs w:val="22"/>
          <w:u w:val="single"/>
        </w:rPr>
        <w:t xml:space="preserve">Assets der </w:t>
      </w:r>
      <w:r w:rsidRPr="00A30090">
        <w:rPr>
          <w:rFonts w:ascii="Arial" w:hAnsi="Arial" w:cs="Arial"/>
          <w:b/>
          <w:sz w:val="22"/>
          <w:szCs w:val="22"/>
          <w:u w:val="single"/>
        </w:rPr>
        <w:t xml:space="preserve">EOT </w:t>
      </w:r>
      <w:r w:rsidR="00D72DB5" w:rsidRPr="00A30090">
        <w:rPr>
          <w:rFonts w:ascii="Arial" w:hAnsi="Arial" w:cs="Arial"/>
          <w:b/>
          <w:sz w:val="22"/>
          <w:szCs w:val="22"/>
          <w:u w:val="single"/>
        </w:rPr>
        <w:t>GmbH</w:t>
      </w:r>
      <w:r w:rsidRPr="00A30090">
        <w:rPr>
          <w:rFonts w:ascii="Arial" w:hAnsi="Arial" w:cs="Arial"/>
          <w:b/>
          <w:sz w:val="22"/>
          <w:szCs w:val="22"/>
        </w:rPr>
        <w:t xml:space="preserve"> durch den Bund</w:t>
      </w:r>
      <w:r w:rsidR="006F51A4" w:rsidRPr="00A30090">
        <w:rPr>
          <w:rFonts w:ascii="Arial" w:hAnsi="Arial" w:cs="Arial"/>
          <w:b/>
          <w:sz w:val="22"/>
          <w:szCs w:val="22"/>
        </w:rPr>
        <w:t xml:space="preserve"> und Verlagerung </w:t>
      </w:r>
      <w:r w:rsidR="00B32A92" w:rsidRPr="00A30090">
        <w:rPr>
          <w:rFonts w:ascii="Arial" w:hAnsi="Arial" w:cs="Arial"/>
          <w:b/>
          <w:sz w:val="22"/>
          <w:szCs w:val="22"/>
        </w:rPr>
        <w:t>dieser</w:t>
      </w:r>
      <w:r w:rsidR="006F51A4" w:rsidRPr="00A30090">
        <w:rPr>
          <w:rFonts w:ascii="Arial" w:hAnsi="Arial" w:cs="Arial"/>
          <w:b/>
          <w:sz w:val="22"/>
          <w:szCs w:val="22"/>
        </w:rPr>
        <w:t xml:space="preserve"> </w:t>
      </w:r>
      <w:r w:rsidR="00EC42F7" w:rsidRPr="00A30090">
        <w:rPr>
          <w:rFonts w:ascii="Arial" w:hAnsi="Arial" w:cs="Arial"/>
          <w:b/>
          <w:sz w:val="22"/>
          <w:szCs w:val="22"/>
        </w:rPr>
        <w:t>z</w:t>
      </w:r>
      <w:r w:rsidR="00F65EAF" w:rsidRPr="00A30090">
        <w:rPr>
          <w:rFonts w:ascii="Arial" w:hAnsi="Arial" w:cs="Arial"/>
          <w:b/>
          <w:sz w:val="22"/>
          <w:szCs w:val="22"/>
        </w:rPr>
        <w:t>u</w:t>
      </w:r>
      <w:r w:rsidR="00EC42F7" w:rsidRPr="00A30090">
        <w:rPr>
          <w:rFonts w:ascii="Arial" w:hAnsi="Arial" w:cs="Arial"/>
          <w:b/>
          <w:sz w:val="22"/>
          <w:szCs w:val="22"/>
        </w:rPr>
        <w:t xml:space="preserve">m </w:t>
      </w:r>
      <w:r w:rsidR="00F65EAF" w:rsidRPr="00A30090">
        <w:rPr>
          <w:rFonts w:ascii="Arial" w:hAnsi="Arial" w:cs="Arial"/>
          <w:b/>
          <w:sz w:val="22"/>
          <w:szCs w:val="22"/>
        </w:rPr>
        <w:t>IOSB</w:t>
      </w:r>
      <w:r w:rsidR="006E543F" w:rsidRPr="00A30090">
        <w:rPr>
          <w:rFonts w:ascii="Arial" w:hAnsi="Arial" w:cs="Arial"/>
          <w:b/>
          <w:sz w:val="22"/>
          <w:szCs w:val="22"/>
        </w:rPr>
        <w:t xml:space="preserve"> mit dem Ziel, die technologischen Fähigkeiten der Kristallzucht dort aufzubauen</w:t>
      </w:r>
    </w:p>
    <w:p w14:paraId="316F93ED" w14:textId="7021CB93" w:rsidR="00EF35AE" w:rsidRDefault="006E543F" w:rsidP="0001312E">
      <w:pPr>
        <w:spacing w:line="360" w:lineRule="auto"/>
        <w:rPr>
          <w:rFonts w:ascii="Arial" w:hAnsi="Arial" w:cs="Arial"/>
          <w:sz w:val="22"/>
          <w:szCs w:val="22"/>
        </w:rPr>
      </w:pPr>
      <w:r w:rsidRPr="00A30090">
        <w:rPr>
          <w:rFonts w:ascii="Arial" w:hAnsi="Arial" w:cs="Arial"/>
          <w:sz w:val="22"/>
          <w:szCs w:val="22"/>
        </w:rPr>
        <w:t>D</w:t>
      </w:r>
      <w:r w:rsidR="006F51A4" w:rsidRPr="00A30090">
        <w:rPr>
          <w:rFonts w:ascii="Arial" w:hAnsi="Arial" w:cs="Arial"/>
          <w:sz w:val="22"/>
          <w:szCs w:val="22"/>
        </w:rPr>
        <w:t>ie EOT GmbH ist der letzte verbliebene Wissensträger in der EU, der in der Lage ist, die benötigten technischen Kristalle herzustellen. Um dieses Wissen zu bewahren und auch zukünftig am Standort DEU</w:t>
      </w:r>
      <w:r w:rsidR="00081B37" w:rsidRPr="00A30090">
        <w:rPr>
          <w:rFonts w:ascii="Arial" w:hAnsi="Arial" w:cs="Arial"/>
          <w:sz w:val="22"/>
          <w:szCs w:val="22"/>
        </w:rPr>
        <w:t xml:space="preserve"> für die Bedarfe der Bw</w:t>
      </w:r>
      <w:r w:rsidR="006F51A4" w:rsidRPr="00A30090">
        <w:rPr>
          <w:rFonts w:ascii="Arial" w:hAnsi="Arial" w:cs="Arial"/>
          <w:sz w:val="22"/>
          <w:szCs w:val="22"/>
        </w:rPr>
        <w:t xml:space="preserve"> vorzuhalten, wäre es </w:t>
      </w:r>
      <w:r w:rsidR="00081B37" w:rsidRPr="00A30090">
        <w:rPr>
          <w:rFonts w:ascii="Arial" w:hAnsi="Arial" w:cs="Arial"/>
          <w:sz w:val="22"/>
          <w:szCs w:val="22"/>
        </w:rPr>
        <w:t>ebenfalls</w:t>
      </w:r>
      <w:r w:rsidR="006F51A4" w:rsidRPr="00A30090">
        <w:rPr>
          <w:rFonts w:ascii="Arial" w:hAnsi="Arial" w:cs="Arial"/>
          <w:sz w:val="22"/>
          <w:szCs w:val="22"/>
        </w:rPr>
        <w:t xml:space="preserve"> </w:t>
      </w:r>
      <w:r w:rsidR="00B32A92" w:rsidRPr="00A30090">
        <w:rPr>
          <w:rFonts w:ascii="Arial" w:hAnsi="Arial" w:cs="Arial"/>
          <w:sz w:val="22"/>
          <w:szCs w:val="22"/>
        </w:rPr>
        <w:t>zweckmäßig, das beim IOSB vorhandene Grundwissen über Kristallzucht um das Wissen über</w:t>
      </w:r>
      <w:r w:rsidR="00EC42F7" w:rsidRPr="00A30090">
        <w:rPr>
          <w:rFonts w:ascii="Arial" w:hAnsi="Arial" w:cs="Arial"/>
          <w:sz w:val="22"/>
          <w:szCs w:val="22"/>
        </w:rPr>
        <w:t xml:space="preserve"> das Züchten sowie Weiterverarbeiten der Kristalle für</w:t>
      </w:r>
      <w:r w:rsidR="00B32A92" w:rsidRPr="00A30090">
        <w:rPr>
          <w:rFonts w:ascii="Arial" w:hAnsi="Arial" w:cs="Arial"/>
          <w:sz w:val="22"/>
          <w:szCs w:val="22"/>
        </w:rPr>
        <w:t xml:space="preserve"> die konkret in Rede stehenden technischen Kristalle zu erweitern. Hierfür müssten in einem ersten Schritt neben dem Wissensaufbau vor allem die technischen Voraussetzungen geschaffen und die benötigten </w:t>
      </w:r>
      <w:r w:rsidR="00E77181" w:rsidRPr="00A30090">
        <w:rPr>
          <w:rFonts w:ascii="Arial" w:hAnsi="Arial" w:cs="Arial"/>
          <w:sz w:val="22"/>
          <w:szCs w:val="22"/>
        </w:rPr>
        <w:t>technischen Anlagen und Geräte</w:t>
      </w:r>
      <w:r w:rsidR="00B32A92" w:rsidRPr="00A30090">
        <w:rPr>
          <w:rFonts w:ascii="Arial" w:hAnsi="Arial" w:cs="Arial"/>
          <w:sz w:val="22"/>
          <w:szCs w:val="22"/>
        </w:rPr>
        <w:t xml:space="preserve"> angeschafft werden. </w:t>
      </w:r>
      <w:r w:rsidR="001F2B50" w:rsidRPr="00A30090">
        <w:rPr>
          <w:rFonts w:ascii="Arial" w:hAnsi="Arial" w:cs="Arial"/>
          <w:sz w:val="22"/>
          <w:szCs w:val="22"/>
        </w:rPr>
        <w:t xml:space="preserve">Dazu kauft </w:t>
      </w:r>
      <w:r w:rsidRPr="00A30090">
        <w:rPr>
          <w:rFonts w:ascii="Arial" w:hAnsi="Arial" w:cs="Arial"/>
          <w:sz w:val="22"/>
          <w:szCs w:val="22"/>
        </w:rPr>
        <w:t xml:space="preserve">der Bund </w:t>
      </w:r>
      <w:r w:rsidR="00464FB3" w:rsidRPr="00A30090">
        <w:rPr>
          <w:rFonts w:ascii="Arial" w:hAnsi="Arial" w:cs="Arial"/>
          <w:sz w:val="22"/>
          <w:szCs w:val="22"/>
        </w:rPr>
        <w:t>die technischen Anlagen und Geräte</w:t>
      </w:r>
      <w:r w:rsidRPr="00A30090">
        <w:rPr>
          <w:rFonts w:ascii="Arial" w:hAnsi="Arial" w:cs="Arial"/>
          <w:sz w:val="22"/>
          <w:szCs w:val="22"/>
        </w:rPr>
        <w:t xml:space="preserve"> der EOT GmbH </w:t>
      </w:r>
      <w:r w:rsidR="00F454B0" w:rsidRPr="00A30090">
        <w:rPr>
          <w:rFonts w:ascii="Arial" w:hAnsi="Arial" w:cs="Arial"/>
          <w:sz w:val="22"/>
          <w:szCs w:val="22"/>
        </w:rPr>
        <w:t>insoweit</w:t>
      </w:r>
      <w:r w:rsidRPr="00A30090">
        <w:rPr>
          <w:rFonts w:ascii="Arial" w:hAnsi="Arial" w:cs="Arial"/>
          <w:sz w:val="22"/>
          <w:szCs w:val="22"/>
        </w:rPr>
        <w:t xml:space="preserve"> </w:t>
      </w:r>
      <w:r w:rsidR="00464FB3" w:rsidRPr="00A30090">
        <w:rPr>
          <w:rFonts w:ascii="Arial" w:hAnsi="Arial" w:cs="Arial"/>
          <w:sz w:val="22"/>
          <w:szCs w:val="22"/>
        </w:rPr>
        <w:t>ab</w:t>
      </w:r>
      <w:r w:rsidRPr="00A30090">
        <w:rPr>
          <w:rFonts w:ascii="Arial" w:hAnsi="Arial" w:cs="Arial"/>
          <w:sz w:val="22"/>
          <w:szCs w:val="22"/>
        </w:rPr>
        <w:t xml:space="preserve">, </w:t>
      </w:r>
      <w:r w:rsidR="00464FB3" w:rsidRPr="00A30090">
        <w:rPr>
          <w:rFonts w:ascii="Arial" w:hAnsi="Arial" w:cs="Arial"/>
          <w:sz w:val="22"/>
          <w:szCs w:val="22"/>
        </w:rPr>
        <w:t>wie sie als</w:t>
      </w:r>
      <w:r w:rsidRPr="00A30090">
        <w:rPr>
          <w:rFonts w:ascii="Arial" w:hAnsi="Arial" w:cs="Arial"/>
          <w:sz w:val="22"/>
          <w:szCs w:val="22"/>
        </w:rPr>
        <w:t xml:space="preserve"> Ausstattung </w:t>
      </w:r>
      <w:r w:rsidR="00DC5128" w:rsidRPr="00A30090">
        <w:rPr>
          <w:rFonts w:ascii="Arial" w:hAnsi="Arial" w:cs="Arial"/>
          <w:sz w:val="22"/>
          <w:szCs w:val="22"/>
        </w:rPr>
        <w:t xml:space="preserve">für das </w:t>
      </w:r>
      <w:r w:rsidR="00464FB3" w:rsidRPr="00A30090">
        <w:rPr>
          <w:rFonts w:ascii="Arial" w:hAnsi="Arial" w:cs="Arial"/>
          <w:sz w:val="22"/>
          <w:szCs w:val="22"/>
        </w:rPr>
        <w:t>DEU Forschungsinstitut benötigt werden.</w:t>
      </w:r>
    </w:p>
    <w:p w14:paraId="1D5B4693" w14:textId="77777777" w:rsidR="001011ED" w:rsidRPr="00A30090" w:rsidRDefault="001011ED" w:rsidP="0001312E">
      <w:pPr>
        <w:spacing w:line="360" w:lineRule="auto"/>
        <w:rPr>
          <w:rFonts w:ascii="Arial" w:hAnsi="Arial" w:cs="Arial"/>
          <w:sz w:val="22"/>
          <w:szCs w:val="22"/>
        </w:rPr>
      </w:pPr>
    </w:p>
    <w:p w14:paraId="1F0A3C7F" w14:textId="5E1AACB7" w:rsidR="005D67EF" w:rsidRPr="00A30090" w:rsidRDefault="005D67EF" w:rsidP="000C3A16">
      <w:pPr>
        <w:pStyle w:val="Listenabsatz"/>
        <w:numPr>
          <w:ilvl w:val="0"/>
          <w:numId w:val="35"/>
        </w:numPr>
        <w:spacing w:line="360" w:lineRule="auto"/>
        <w:rPr>
          <w:rFonts w:ascii="Arial" w:hAnsi="Arial" w:cs="Arial"/>
          <w:b/>
          <w:sz w:val="22"/>
          <w:szCs w:val="22"/>
        </w:rPr>
      </w:pPr>
      <w:r w:rsidRPr="00A30090">
        <w:rPr>
          <w:rFonts w:ascii="Arial" w:hAnsi="Arial" w:cs="Arial"/>
          <w:b/>
          <w:sz w:val="22"/>
          <w:szCs w:val="22"/>
        </w:rPr>
        <w:t xml:space="preserve">Aufbau der technologischen Fähigkeiten der Kristallzucht </w:t>
      </w:r>
      <w:r w:rsidR="00BD6E0A" w:rsidRPr="00A30090">
        <w:rPr>
          <w:rFonts w:ascii="Arial" w:hAnsi="Arial" w:cs="Arial"/>
          <w:b/>
          <w:sz w:val="22"/>
          <w:szCs w:val="22"/>
        </w:rPr>
        <w:t>a</w:t>
      </w:r>
      <w:r w:rsidR="00F65EAF" w:rsidRPr="00A30090">
        <w:rPr>
          <w:rFonts w:ascii="Arial" w:hAnsi="Arial" w:cs="Arial"/>
          <w:b/>
          <w:sz w:val="22"/>
          <w:szCs w:val="22"/>
        </w:rPr>
        <w:t>m IOSB</w:t>
      </w:r>
      <w:r w:rsidR="00BD6E0A" w:rsidRPr="00A30090">
        <w:rPr>
          <w:rFonts w:ascii="Arial" w:hAnsi="Arial" w:cs="Arial"/>
          <w:b/>
          <w:sz w:val="22"/>
          <w:szCs w:val="22"/>
        </w:rPr>
        <w:t xml:space="preserve"> </w:t>
      </w:r>
      <w:r w:rsidR="006E543F" w:rsidRPr="00A30090">
        <w:rPr>
          <w:rFonts w:ascii="Arial" w:hAnsi="Arial" w:cs="Arial"/>
          <w:b/>
          <w:sz w:val="22"/>
          <w:szCs w:val="22"/>
        </w:rPr>
        <w:t>mittels</w:t>
      </w:r>
      <w:r w:rsidR="003B6404" w:rsidRPr="00A30090">
        <w:rPr>
          <w:rFonts w:ascii="Arial" w:hAnsi="Arial" w:cs="Arial"/>
          <w:b/>
          <w:sz w:val="22"/>
          <w:szCs w:val="22"/>
        </w:rPr>
        <w:t xml:space="preserve"> </w:t>
      </w:r>
      <w:r w:rsidR="003B6404" w:rsidRPr="00A30090">
        <w:rPr>
          <w:rFonts w:ascii="Arial" w:hAnsi="Arial" w:cs="Arial"/>
          <w:b/>
          <w:sz w:val="22"/>
          <w:szCs w:val="22"/>
          <w:u w:val="single"/>
        </w:rPr>
        <w:t>Neukaufs de</w:t>
      </w:r>
      <w:r w:rsidR="00F57523" w:rsidRPr="00A30090">
        <w:rPr>
          <w:rFonts w:ascii="Arial" w:hAnsi="Arial" w:cs="Arial"/>
          <w:b/>
          <w:sz w:val="22"/>
          <w:szCs w:val="22"/>
          <w:u w:val="single"/>
        </w:rPr>
        <w:t>r</w:t>
      </w:r>
      <w:r w:rsidR="003B6404" w:rsidRPr="00A30090">
        <w:rPr>
          <w:rFonts w:ascii="Arial" w:hAnsi="Arial" w:cs="Arial"/>
          <w:b/>
          <w:sz w:val="22"/>
          <w:szCs w:val="22"/>
          <w:u w:val="single"/>
        </w:rPr>
        <w:t xml:space="preserve"> </w:t>
      </w:r>
      <w:r w:rsidR="009D5AD6" w:rsidRPr="00A30090">
        <w:rPr>
          <w:rFonts w:ascii="Arial" w:hAnsi="Arial" w:cs="Arial"/>
          <w:b/>
          <w:sz w:val="22"/>
          <w:szCs w:val="22"/>
          <w:u w:val="single"/>
        </w:rPr>
        <w:t xml:space="preserve">benötigten </w:t>
      </w:r>
      <w:r w:rsidR="003B6404" w:rsidRPr="00A30090">
        <w:rPr>
          <w:rFonts w:ascii="Arial" w:hAnsi="Arial" w:cs="Arial"/>
          <w:b/>
          <w:sz w:val="22"/>
          <w:szCs w:val="22"/>
          <w:u w:val="single"/>
        </w:rPr>
        <w:t>technisch</w:t>
      </w:r>
      <w:r w:rsidR="009D5AD6" w:rsidRPr="00A30090">
        <w:rPr>
          <w:rFonts w:ascii="Arial" w:hAnsi="Arial" w:cs="Arial"/>
          <w:b/>
          <w:sz w:val="22"/>
          <w:szCs w:val="22"/>
          <w:u w:val="single"/>
        </w:rPr>
        <w:t>en</w:t>
      </w:r>
      <w:r w:rsidR="003B6404" w:rsidRPr="00A30090">
        <w:rPr>
          <w:rFonts w:ascii="Arial" w:hAnsi="Arial" w:cs="Arial"/>
          <w:b/>
          <w:sz w:val="22"/>
          <w:szCs w:val="22"/>
          <w:u w:val="single"/>
        </w:rPr>
        <w:t xml:space="preserve"> </w:t>
      </w:r>
      <w:r w:rsidR="006C5763" w:rsidRPr="00A30090">
        <w:rPr>
          <w:rFonts w:ascii="Arial" w:hAnsi="Arial" w:cs="Arial"/>
          <w:b/>
          <w:sz w:val="22"/>
          <w:szCs w:val="22"/>
          <w:u w:val="single"/>
        </w:rPr>
        <w:t>Ausrüstung</w:t>
      </w:r>
    </w:p>
    <w:p w14:paraId="21AFCE85" w14:textId="6206356B" w:rsidR="006E543F" w:rsidRPr="00A30090" w:rsidRDefault="003B6404" w:rsidP="0001312E">
      <w:pPr>
        <w:spacing w:line="360" w:lineRule="auto"/>
        <w:rPr>
          <w:rFonts w:ascii="Arial" w:hAnsi="Arial" w:cs="Arial"/>
          <w:sz w:val="22"/>
          <w:szCs w:val="22"/>
        </w:rPr>
      </w:pPr>
      <w:r w:rsidRPr="00A30090">
        <w:rPr>
          <w:rFonts w:ascii="Arial" w:hAnsi="Arial" w:cs="Arial"/>
          <w:sz w:val="22"/>
          <w:szCs w:val="22"/>
        </w:rPr>
        <w:t xml:space="preserve">Wie unter lit. </w:t>
      </w:r>
      <w:r w:rsidR="00B233B6" w:rsidRPr="00A30090">
        <w:rPr>
          <w:rFonts w:ascii="Arial" w:hAnsi="Arial" w:cs="Arial"/>
          <w:sz w:val="22"/>
          <w:szCs w:val="22"/>
        </w:rPr>
        <w:t>f</w:t>
      </w:r>
      <w:r w:rsidRPr="00A30090">
        <w:rPr>
          <w:rFonts w:ascii="Arial" w:hAnsi="Arial" w:cs="Arial"/>
          <w:sz w:val="22"/>
          <w:szCs w:val="22"/>
        </w:rPr>
        <w:t>) beschrieben, könnte eine Lösung darin liegen, die schutzwürdigen Fähigkeiten über die Kristallzucht technologisch</w:t>
      </w:r>
      <w:r w:rsidR="00B233B6" w:rsidRPr="00A30090">
        <w:rPr>
          <w:rFonts w:ascii="Arial" w:hAnsi="Arial" w:cs="Arial"/>
          <w:sz w:val="22"/>
          <w:szCs w:val="22"/>
        </w:rPr>
        <w:t xml:space="preserve"> bei einem DEU Forschungsinstitut aufzubauen. In Frage </w:t>
      </w:r>
      <w:r w:rsidR="00F1220B" w:rsidRPr="00A30090">
        <w:rPr>
          <w:rFonts w:ascii="Arial" w:hAnsi="Arial" w:cs="Arial"/>
          <w:sz w:val="22"/>
          <w:szCs w:val="22"/>
        </w:rPr>
        <w:t xml:space="preserve">kommt </w:t>
      </w:r>
      <w:r w:rsidR="00B233B6" w:rsidRPr="00A30090">
        <w:rPr>
          <w:rFonts w:ascii="Arial" w:hAnsi="Arial" w:cs="Arial"/>
          <w:sz w:val="22"/>
          <w:szCs w:val="22"/>
        </w:rPr>
        <w:t xml:space="preserve">das </w:t>
      </w:r>
      <w:r w:rsidR="00F1220B" w:rsidRPr="00A30090">
        <w:rPr>
          <w:rFonts w:ascii="Arial" w:hAnsi="Arial" w:cs="Arial"/>
          <w:sz w:val="22"/>
          <w:szCs w:val="22"/>
        </w:rPr>
        <w:t xml:space="preserve">Fraunhofer </w:t>
      </w:r>
      <w:r w:rsidR="00B233B6" w:rsidRPr="00A30090">
        <w:rPr>
          <w:rFonts w:ascii="Arial" w:hAnsi="Arial" w:cs="Arial"/>
          <w:sz w:val="22"/>
          <w:szCs w:val="22"/>
        </w:rPr>
        <w:t>IOSB</w:t>
      </w:r>
      <w:r w:rsidRPr="00A30090">
        <w:rPr>
          <w:rFonts w:ascii="Arial" w:hAnsi="Arial" w:cs="Arial"/>
          <w:sz w:val="22"/>
          <w:szCs w:val="22"/>
        </w:rPr>
        <w:t>. Die dafür erforderliche technische Grundausstattung könnte auf dem freien Markt neuwertig eingekauft werden.</w:t>
      </w:r>
    </w:p>
    <w:p w14:paraId="391FA769"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45" w:name="_Ref198568410"/>
      <w:bookmarkStart w:id="46" w:name="_Toc199771616"/>
      <w:r w:rsidRPr="00A30090">
        <w:rPr>
          <w:rFonts w:ascii="Arial" w:hAnsi="Arial" w:cs="Arial"/>
          <w:color w:val="auto"/>
          <w:sz w:val="24"/>
          <w:szCs w:val="24"/>
        </w:rPr>
        <w:t xml:space="preserve">Aussonderung von ungeeigneten </w:t>
      </w:r>
      <w:r w:rsidR="00104EC1" w:rsidRPr="00A30090">
        <w:rPr>
          <w:rFonts w:ascii="Arial" w:hAnsi="Arial" w:cs="Arial"/>
          <w:color w:val="auto"/>
          <w:sz w:val="24"/>
          <w:szCs w:val="24"/>
        </w:rPr>
        <w:t>Option</w:t>
      </w:r>
      <w:r w:rsidR="00B26723" w:rsidRPr="00A30090">
        <w:rPr>
          <w:rFonts w:ascii="Arial" w:hAnsi="Arial" w:cs="Arial"/>
          <w:color w:val="auto"/>
          <w:sz w:val="24"/>
          <w:szCs w:val="24"/>
        </w:rPr>
        <w:t>en</w:t>
      </w:r>
      <w:bookmarkEnd w:id="45"/>
      <w:bookmarkEnd w:id="46"/>
    </w:p>
    <w:p w14:paraId="0986EEFA" w14:textId="56B565D5" w:rsidR="00FE1702" w:rsidRPr="00A30090" w:rsidRDefault="001F2B50" w:rsidP="0001312E">
      <w:pPr>
        <w:spacing w:line="360" w:lineRule="auto"/>
        <w:rPr>
          <w:rFonts w:ascii="Arial" w:hAnsi="Arial" w:cs="Arial"/>
          <w:sz w:val="22"/>
          <w:szCs w:val="22"/>
        </w:rPr>
      </w:pPr>
      <w:r w:rsidRPr="00A30090">
        <w:rPr>
          <w:rFonts w:ascii="Arial" w:hAnsi="Arial" w:cs="Arial"/>
          <w:sz w:val="22"/>
          <w:szCs w:val="22"/>
        </w:rPr>
        <w:t>D</w:t>
      </w:r>
      <w:r w:rsidR="00F41B1D" w:rsidRPr="00A30090">
        <w:rPr>
          <w:rFonts w:ascii="Arial" w:hAnsi="Arial" w:cs="Arial"/>
          <w:sz w:val="22"/>
          <w:szCs w:val="22"/>
        </w:rPr>
        <w:t xml:space="preserve">ie nachfolgend aufgeführten </w:t>
      </w:r>
      <w:r w:rsidR="00CC2458" w:rsidRPr="00A30090">
        <w:rPr>
          <w:rFonts w:ascii="Arial" w:hAnsi="Arial" w:cs="Arial"/>
          <w:sz w:val="22"/>
          <w:szCs w:val="22"/>
        </w:rPr>
        <w:t>grundsätzlich mögliche Optionen</w:t>
      </w:r>
      <w:r w:rsidR="00F41B1D" w:rsidRPr="00A30090">
        <w:rPr>
          <w:rFonts w:ascii="Arial" w:hAnsi="Arial" w:cs="Arial"/>
          <w:sz w:val="22"/>
          <w:szCs w:val="22"/>
        </w:rPr>
        <w:t xml:space="preserve"> </w:t>
      </w:r>
      <w:r w:rsidRPr="00A30090">
        <w:rPr>
          <w:rFonts w:ascii="Arial" w:hAnsi="Arial" w:cs="Arial"/>
          <w:sz w:val="22"/>
          <w:szCs w:val="22"/>
        </w:rPr>
        <w:t xml:space="preserve">werden wegen mangelnder Bedarfsdeckung und/oder Verstoßes gegen Rahmenbedingungen als </w:t>
      </w:r>
      <w:r w:rsidR="00F41B1D" w:rsidRPr="00A30090">
        <w:rPr>
          <w:rFonts w:ascii="Arial" w:hAnsi="Arial" w:cs="Arial"/>
          <w:sz w:val="22"/>
          <w:szCs w:val="22"/>
        </w:rPr>
        <w:t xml:space="preserve">ungeeignet für die Absicherung der </w:t>
      </w:r>
      <w:r w:rsidR="00DA27AC" w:rsidRPr="00A30090">
        <w:rPr>
          <w:rFonts w:ascii="Arial" w:hAnsi="Arial" w:cs="Arial"/>
          <w:sz w:val="22"/>
          <w:szCs w:val="22"/>
        </w:rPr>
        <w:t xml:space="preserve">Bedarfsdeckung </w:t>
      </w:r>
      <w:r w:rsidRPr="00A30090">
        <w:rPr>
          <w:rFonts w:ascii="Arial" w:hAnsi="Arial" w:cs="Arial"/>
          <w:sz w:val="22"/>
          <w:szCs w:val="22"/>
        </w:rPr>
        <w:t>ausgesondert.</w:t>
      </w:r>
    </w:p>
    <w:p w14:paraId="54370D92" w14:textId="77777777" w:rsidR="00415997" w:rsidRPr="00A30090" w:rsidRDefault="00415997" w:rsidP="007733BA">
      <w:pPr>
        <w:spacing w:line="360" w:lineRule="auto"/>
        <w:ind w:left="578"/>
        <w:rPr>
          <w:rFonts w:ascii="Arial" w:hAnsi="Arial" w:cs="Arial"/>
          <w:sz w:val="22"/>
        </w:rPr>
      </w:pPr>
    </w:p>
    <w:p w14:paraId="1EF5C5F6" w14:textId="6CDDD054" w:rsidR="003B434E" w:rsidRPr="00A30090" w:rsidRDefault="003B434E" w:rsidP="000C3A16">
      <w:pPr>
        <w:spacing w:line="360" w:lineRule="auto"/>
        <w:ind w:left="578"/>
        <w:rPr>
          <w:rFonts w:ascii="Arial" w:hAnsi="Arial" w:cs="Arial"/>
          <w:i/>
          <w:sz w:val="22"/>
          <w:szCs w:val="22"/>
        </w:rPr>
      </w:pPr>
      <w:r w:rsidRPr="00A30090">
        <w:rPr>
          <w:rFonts w:ascii="Arial" w:hAnsi="Arial" w:cs="Arial"/>
          <w:i/>
          <w:sz w:val="22"/>
          <w:szCs w:val="22"/>
        </w:rPr>
        <w:t xml:space="preserve">Zu </w:t>
      </w:r>
      <w:r w:rsidR="00AF5194" w:rsidRPr="00A30090">
        <w:rPr>
          <w:rFonts w:ascii="Arial" w:hAnsi="Arial" w:cs="Arial"/>
          <w:i/>
          <w:sz w:val="22"/>
          <w:szCs w:val="22"/>
        </w:rPr>
        <w:t xml:space="preserve">3.1 </w:t>
      </w:r>
      <w:r w:rsidRPr="00A30090">
        <w:rPr>
          <w:rFonts w:ascii="Arial" w:hAnsi="Arial" w:cs="Arial"/>
          <w:i/>
          <w:sz w:val="22"/>
          <w:szCs w:val="22"/>
        </w:rPr>
        <w:t>a):</w:t>
      </w:r>
      <w:r w:rsidR="00DA7322" w:rsidRPr="00A30090">
        <w:rPr>
          <w:i/>
        </w:rPr>
        <w:t xml:space="preserve"> </w:t>
      </w:r>
      <w:r w:rsidR="00DA7322" w:rsidRPr="00A30090">
        <w:rPr>
          <w:rFonts w:ascii="Arial" w:hAnsi="Arial" w:cs="Arial"/>
          <w:i/>
          <w:sz w:val="22"/>
          <w:szCs w:val="22"/>
          <w:u w:val="single"/>
        </w:rPr>
        <w:t>Fortsetzen der Lieferbeziehungen mit der EOT GmbH unter neuem Eigentümer</w:t>
      </w:r>
    </w:p>
    <w:p w14:paraId="2CDC6E22" w14:textId="323E47C1" w:rsidR="008B315D" w:rsidRPr="00A30090" w:rsidRDefault="00AF5194" w:rsidP="0001312E">
      <w:pPr>
        <w:spacing w:line="360" w:lineRule="auto"/>
        <w:rPr>
          <w:rFonts w:ascii="Arial" w:hAnsi="Arial" w:cs="Arial"/>
          <w:sz w:val="22"/>
          <w:szCs w:val="22"/>
        </w:rPr>
      </w:pPr>
      <w:r w:rsidRPr="00A30090">
        <w:rPr>
          <w:rFonts w:ascii="Arial" w:hAnsi="Arial" w:cs="Arial"/>
          <w:sz w:val="22"/>
          <w:szCs w:val="22"/>
        </w:rPr>
        <w:t>Ob die</w:t>
      </w:r>
      <w:r w:rsidR="003B434E" w:rsidRPr="00A30090">
        <w:rPr>
          <w:rFonts w:ascii="Arial" w:hAnsi="Arial" w:cs="Arial"/>
          <w:sz w:val="22"/>
          <w:szCs w:val="22"/>
        </w:rPr>
        <w:t xml:space="preserve"> </w:t>
      </w:r>
      <w:r w:rsidRPr="00A30090">
        <w:rPr>
          <w:rFonts w:ascii="Arial" w:hAnsi="Arial" w:cs="Arial"/>
          <w:sz w:val="22"/>
          <w:szCs w:val="22"/>
        </w:rPr>
        <w:t>Lieferbeziehungen mit der EOT GmbH unter einem neuen Eigentümer komplikationsfrei fortgeführt werden können, ist ungewiss</w:t>
      </w:r>
      <w:r w:rsidR="004D4EFC" w:rsidRPr="00A30090">
        <w:rPr>
          <w:rFonts w:ascii="Arial" w:hAnsi="Arial" w:cs="Arial"/>
          <w:sz w:val="22"/>
          <w:szCs w:val="22"/>
        </w:rPr>
        <w:t xml:space="preserve">. Sowohl Coherent Inc. als auch die Hensoldt AG (siehe unten </w:t>
      </w:r>
      <w:r w:rsidR="004D4EFC" w:rsidRPr="00A30090">
        <w:rPr>
          <w:rFonts w:ascii="Arial" w:hAnsi="Arial" w:cs="Arial"/>
          <w:i/>
          <w:sz w:val="22"/>
          <w:szCs w:val="22"/>
        </w:rPr>
        <w:t>„Zu 3.1 d“</w:t>
      </w:r>
      <w:r w:rsidR="004D4EFC" w:rsidRPr="00A30090">
        <w:rPr>
          <w:rFonts w:ascii="Arial" w:hAnsi="Arial" w:cs="Arial"/>
          <w:sz w:val="22"/>
          <w:szCs w:val="22"/>
        </w:rPr>
        <w:t>) wollen das Geschäft der EOT GmbH nicht fortführen bzw. übernehmen.</w:t>
      </w:r>
      <w:r w:rsidRPr="00A30090">
        <w:rPr>
          <w:rFonts w:ascii="Arial" w:hAnsi="Arial" w:cs="Arial"/>
          <w:sz w:val="22"/>
          <w:szCs w:val="22"/>
        </w:rPr>
        <w:t xml:space="preserve"> </w:t>
      </w:r>
      <w:r w:rsidR="00B337D7" w:rsidRPr="00A30090">
        <w:rPr>
          <w:rFonts w:ascii="Arial" w:hAnsi="Arial" w:cs="Arial"/>
          <w:b/>
          <w:sz w:val="22"/>
          <w:szCs w:val="22"/>
        </w:rPr>
        <w:t>Es ist bislang nicht bekannt, ob überhaupt ein Kaufinteressent gefunden wurde.</w:t>
      </w:r>
      <w:r w:rsidR="00B337D7" w:rsidRPr="00A30090">
        <w:rPr>
          <w:rFonts w:ascii="Arial" w:hAnsi="Arial" w:cs="Arial"/>
          <w:sz w:val="22"/>
          <w:szCs w:val="22"/>
        </w:rPr>
        <w:t xml:space="preserve"> Sollte es sich bei dem Erwerber um ein ausländisches Unternehmen handeln, müsste sodann das Investitionsprüfungsverfahren abgewartet werden.</w:t>
      </w:r>
      <w:r w:rsidR="006A56BD" w:rsidRPr="00A30090">
        <w:rPr>
          <w:rFonts w:ascii="Arial" w:hAnsi="Arial" w:cs="Arial"/>
          <w:sz w:val="22"/>
          <w:szCs w:val="22"/>
        </w:rPr>
        <w:t xml:space="preserve"> Ob die Bedarfe in einem Investitionsprüfungsverfahren abgesichert werden können, hängt dabei immer vom Einzelfall und der konkreten Bewertung der Betroffenheit von Sicherheitsinteressen ab.</w:t>
      </w:r>
      <w:r w:rsidR="00B337D7" w:rsidRPr="00A30090">
        <w:rPr>
          <w:rFonts w:ascii="Arial" w:hAnsi="Arial" w:cs="Arial"/>
          <w:sz w:val="22"/>
          <w:szCs w:val="22"/>
        </w:rPr>
        <w:t xml:space="preserve"> Sollte jemand die EOT GmbH schließlich erwerben, wird es mit sehr hoher Wahrscheinlichkeit ein strategischer Erwerb sein. Dies hätte zur Folge, dass es bis auf Weiteres ungewiss bleiben wird, ob der neue Eigentümer das Portfolio an Kristallen so belässt oder auf die eigenen Interessen zuschneidet. </w:t>
      </w:r>
    </w:p>
    <w:p w14:paraId="31528A7A" w14:textId="3229A167" w:rsidR="00AF5194" w:rsidRPr="00A30090" w:rsidRDefault="00A41B49" w:rsidP="0001312E">
      <w:pPr>
        <w:spacing w:line="360" w:lineRule="auto"/>
        <w:rPr>
          <w:rFonts w:ascii="Arial" w:hAnsi="Arial" w:cs="Arial"/>
          <w:sz w:val="22"/>
          <w:szCs w:val="22"/>
        </w:rPr>
      </w:pPr>
      <w:r w:rsidRPr="00A30090">
        <w:rPr>
          <w:rFonts w:ascii="Arial" w:hAnsi="Arial" w:cs="Arial"/>
          <w:sz w:val="22"/>
          <w:szCs w:val="22"/>
        </w:rPr>
        <w:t xml:space="preserve">Eine Ungewissheit in der Bedarfsdeckung würde damit für einen nicht </w:t>
      </w:r>
      <w:r w:rsidR="00651449" w:rsidRPr="00A30090">
        <w:rPr>
          <w:rFonts w:ascii="Arial" w:hAnsi="Arial" w:cs="Arial"/>
          <w:sz w:val="22"/>
          <w:szCs w:val="22"/>
        </w:rPr>
        <w:t xml:space="preserve">eingrenzbaren </w:t>
      </w:r>
      <w:r w:rsidRPr="00A30090">
        <w:rPr>
          <w:rFonts w:ascii="Arial" w:hAnsi="Arial" w:cs="Arial"/>
          <w:sz w:val="22"/>
          <w:szCs w:val="22"/>
        </w:rPr>
        <w:t xml:space="preserve">längeren Zeitraum bestehen. </w:t>
      </w:r>
      <w:r w:rsidR="00B337D7" w:rsidRPr="00A30090">
        <w:rPr>
          <w:rFonts w:ascii="Arial" w:hAnsi="Arial" w:cs="Arial"/>
          <w:sz w:val="22"/>
          <w:szCs w:val="22"/>
        </w:rPr>
        <w:t xml:space="preserve">Der </w:t>
      </w:r>
      <w:r w:rsidR="00AF5194" w:rsidRPr="00A30090">
        <w:rPr>
          <w:rFonts w:ascii="Arial" w:hAnsi="Arial" w:cs="Arial"/>
          <w:sz w:val="22"/>
          <w:szCs w:val="22"/>
        </w:rPr>
        <w:t xml:space="preserve">Lösungsansatz </w:t>
      </w:r>
      <w:r w:rsidR="00CB61B2" w:rsidRPr="00A30090">
        <w:rPr>
          <w:rFonts w:ascii="Arial" w:hAnsi="Arial" w:cs="Arial"/>
          <w:sz w:val="22"/>
          <w:szCs w:val="22"/>
        </w:rPr>
        <w:t xml:space="preserve">3.1.a) </w:t>
      </w:r>
      <w:r w:rsidR="00AF5194" w:rsidRPr="00A30090">
        <w:rPr>
          <w:rFonts w:ascii="Arial" w:hAnsi="Arial" w:cs="Arial"/>
          <w:sz w:val="22"/>
          <w:szCs w:val="22"/>
        </w:rPr>
        <w:t>ist</w:t>
      </w:r>
      <w:r w:rsidR="00DA2A75" w:rsidRPr="00A30090">
        <w:rPr>
          <w:rFonts w:ascii="Arial" w:hAnsi="Arial" w:cs="Arial"/>
          <w:sz w:val="22"/>
          <w:szCs w:val="22"/>
        </w:rPr>
        <w:t xml:space="preserve"> aufgrund der</w:t>
      </w:r>
      <w:r w:rsidR="00185ED9" w:rsidRPr="00A30090">
        <w:rPr>
          <w:rFonts w:ascii="Arial" w:hAnsi="Arial" w:cs="Arial"/>
          <w:sz w:val="22"/>
          <w:szCs w:val="22"/>
        </w:rPr>
        <w:t xml:space="preserve"> absehbar unzureichenden Bedarfsdeckung</w:t>
      </w:r>
      <w:r w:rsidR="00AF5194" w:rsidRPr="00A30090">
        <w:rPr>
          <w:rFonts w:ascii="Arial" w:hAnsi="Arial" w:cs="Arial"/>
          <w:sz w:val="22"/>
          <w:szCs w:val="22"/>
        </w:rPr>
        <w:t xml:space="preserve"> daher ungeeignet, um die Bedarfe der Bw ab dem 1.</w:t>
      </w:r>
      <w:r w:rsidR="00415997" w:rsidRPr="00A30090">
        <w:rPr>
          <w:rFonts w:ascii="Arial" w:hAnsi="Arial" w:cs="Arial"/>
          <w:sz w:val="22"/>
          <w:szCs w:val="22"/>
        </w:rPr>
        <w:t xml:space="preserve"> Juli </w:t>
      </w:r>
      <w:r w:rsidR="00AF5194" w:rsidRPr="00A30090">
        <w:rPr>
          <w:rFonts w:ascii="Arial" w:hAnsi="Arial" w:cs="Arial"/>
          <w:sz w:val="22"/>
          <w:szCs w:val="22"/>
        </w:rPr>
        <w:t xml:space="preserve">2025 </w:t>
      </w:r>
      <w:r w:rsidR="00AB7CD5" w:rsidRPr="00A30090">
        <w:rPr>
          <w:rFonts w:ascii="Arial" w:hAnsi="Arial" w:cs="Arial"/>
          <w:sz w:val="22"/>
          <w:szCs w:val="22"/>
        </w:rPr>
        <w:t xml:space="preserve">absehbar </w:t>
      </w:r>
      <w:r w:rsidR="00AF5194" w:rsidRPr="00A30090">
        <w:rPr>
          <w:rFonts w:ascii="Arial" w:hAnsi="Arial" w:cs="Arial"/>
          <w:sz w:val="22"/>
          <w:szCs w:val="22"/>
        </w:rPr>
        <w:t>sicher abzudecken.</w:t>
      </w:r>
    </w:p>
    <w:p w14:paraId="329C13D8" w14:textId="77777777" w:rsidR="00415997" w:rsidRPr="00A30090" w:rsidRDefault="00415997" w:rsidP="007733BA">
      <w:pPr>
        <w:spacing w:line="360" w:lineRule="auto"/>
        <w:ind w:left="578"/>
        <w:rPr>
          <w:rFonts w:ascii="Arial" w:hAnsi="Arial" w:cs="Arial"/>
          <w:sz w:val="22"/>
        </w:rPr>
      </w:pPr>
    </w:p>
    <w:p w14:paraId="310EAD63" w14:textId="2218F5D8" w:rsidR="003B434E" w:rsidRPr="00A30090" w:rsidRDefault="006A56BD" w:rsidP="000C3A16">
      <w:pPr>
        <w:spacing w:line="360" w:lineRule="auto"/>
        <w:ind w:left="578"/>
        <w:rPr>
          <w:rFonts w:ascii="Arial" w:hAnsi="Arial" w:cs="Arial"/>
          <w:i/>
          <w:sz w:val="22"/>
          <w:szCs w:val="22"/>
        </w:rPr>
      </w:pPr>
      <w:r w:rsidRPr="00A30090">
        <w:rPr>
          <w:rFonts w:ascii="Arial" w:hAnsi="Arial" w:cs="Arial"/>
          <w:i/>
          <w:sz w:val="22"/>
          <w:szCs w:val="22"/>
        </w:rPr>
        <w:t>Zu 3.1 b):</w:t>
      </w:r>
      <w:r w:rsidR="00DA7322" w:rsidRPr="00A30090">
        <w:rPr>
          <w:rFonts w:ascii="Arial" w:hAnsi="Arial" w:cs="Arial"/>
          <w:i/>
          <w:sz w:val="22"/>
          <w:szCs w:val="22"/>
        </w:rPr>
        <w:t xml:space="preserve"> </w:t>
      </w:r>
      <w:r w:rsidR="00DA7322" w:rsidRPr="00A30090">
        <w:rPr>
          <w:rFonts w:ascii="Arial" w:hAnsi="Arial" w:cs="Arial"/>
          <w:i/>
          <w:sz w:val="22"/>
          <w:szCs w:val="22"/>
          <w:u w:val="single"/>
        </w:rPr>
        <w:t>Einkauf auf dem Weltmarkt</w:t>
      </w:r>
    </w:p>
    <w:p w14:paraId="2D3AB614" w14:textId="1A1C8331" w:rsidR="001F2B50" w:rsidRPr="00A30090" w:rsidRDefault="004E3948" w:rsidP="0001312E">
      <w:pPr>
        <w:spacing w:line="360" w:lineRule="auto"/>
        <w:rPr>
          <w:rFonts w:ascii="Arial" w:hAnsi="Arial" w:cs="Arial"/>
          <w:sz w:val="22"/>
          <w:szCs w:val="22"/>
        </w:rPr>
      </w:pPr>
      <w:r w:rsidRPr="00A30090">
        <w:rPr>
          <w:rFonts w:ascii="Arial" w:hAnsi="Arial" w:cs="Arial"/>
          <w:sz w:val="22"/>
          <w:szCs w:val="22"/>
        </w:rPr>
        <w:t xml:space="preserve">Weitere Anbieter der technischen Kristalle </w:t>
      </w:r>
      <w:r w:rsidR="00A41B49" w:rsidRPr="00A30090">
        <w:rPr>
          <w:rFonts w:ascii="Arial" w:hAnsi="Arial" w:cs="Arial"/>
          <w:sz w:val="22"/>
          <w:szCs w:val="22"/>
        </w:rPr>
        <w:t>kommen aus CHN, RUS</w:t>
      </w:r>
      <w:r w:rsidR="0091359C" w:rsidRPr="00A30090">
        <w:rPr>
          <w:rFonts w:ascii="Arial" w:hAnsi="Arial" w:cs="Arial"/>
          <w:sz w:val="22"/>
          <w:szCs w:val="22"/>
        </w:rPr>
        <w:t xml:space="preserve">, </w:t>
      </w:r>
      <w:r w:rsidR="00A41B49" w:rsidRPr="00A30090">
        <w:rPr>
          <w:rFonts w:ascii="Arial" w:hAnsi="Arial" w:cs="Arial"/>
          <w:sz w:val="22"/>
          <w:szCs w:val="22"/>
        </w:rPr>
        <w:t>USA</w:t>
      </w:r>
      <w:r w:rsidR="00651449" w:rsidRPr="00A30090">
        <w:rPr>
          <w:rFonts w:ascii="Arial" w:hAnsi="Arial" w:cs="Arial"/>
          <w:sz w:val="22"/>
          <w:szCs w:val="22"/>
        </w:rPr>
        <w:t>, JPN</w:t>
      </w:r>
      <w:r w:rsidR="0091359C" w:rsidRPr="00A30090">
        <w:rPr>
          <w:rFonts w:ascii="Arial" w:hAnsi="Arial" w:cs="Arial"/>
          <w:sz w:val="22"/>
          <w:szCs w:val="22"/>
        </w:rPr>
        <w:t xml:space="preserve"> und CZE</w:t>
      </w:r>
      <w:r w:rsidR="00A41B49" w:rsidRPr="00A30090">
        <w:rPr>
          <w:rFonts w:ascii="Arial" w:hAnsi="Arial" w:cs="Arial"/>
          <w:sz w:val="22"/>
          <w:szCs w:val="22"/>
        </w:rPr>
        <w:t xml:space="preserve">. </w:t>
      </w:r>
      <w:r w:rsidR="001F2B50" w:rsidRPr="00A30090">
        <w:rPr>
          <w:rFonts w:ascii="Arial" w:hAnsi="Arial" w:cs="Arial"/>
          <w:sz w:val="22"/>
          <w:szCs w:val="22"/>
        </w:rPr>
        <w:t xml:space="preserve">Der einzige andere Anbieter in der EU heißt Crytur spol. s r.o. und kommt aus </w:t>
      </w:r>
      <w:r w:rsidR="001F2B50" w:rsidRPr="00A30090">
        <w:rPr>
          <w:rFonts w:ascii="Arial" w:hAnsi="Arial" w:cs="Arial"/>
          <w:b/>
          <w:sz w:val="22"/>
          <w:szCs w:val="22"/>
        </w:rPr>
        <w:t>CZE</w:t>
      </w:r>
      <w:r w:rsidR="001F2B50" w:rsidRPr="00A30090">
        <w:rPr>
          <w:rFonts w:ascii="Arial" w:hAnsi="Arial" w:cs="Arial"/>
          <w:sz w:val="22"/>
          <w:szCs w:val="22"/>
        </w:rPr>
        <w:t>. Crytur spol. s r.o.</w:t>
      </w:r>
      <w:r w:rsidR="001F2B50" w:rsidRPr="00A30090" w:rsidDel="00600029">
        <w:rPr>
          <w:rFonts w:ascii="Arial" w:hAnsi="Arial" w:cs="Arial"/>
          <w:sz w:val="22"/>
          <w:szCs w:val="22"/>
        </w:rPr>
        <w:t xml:space="preserve"> </w:t>
      </w:r>
      <w:r w:rsidR="001F2B50" w:rsidRPr="00A30090">
        <w:rPr>
          <w:rFonts w:ascii="Arial" w:hAnsi="Arial" w:cs="Arial"/>
          <w:sz w:val="22"/>
          <w:szCs w:val="22"/>
        </w:rPr>
        <w:t xml:space="preserve">bietet die technischen Kristalle und die optischen BE ebenfalls aus eigener Produktion an. Allerdings ist diese Option ungeeignet, weil die technischen Kristalle </w:t>
      </w:r>
      <w:r w:rsidR="00415997" w:rsidRPr="00A30090">
        <w:rPr>
          <w:rFonts w:ascii="Arial" w:hAnsi="Arial" w:cs="Arial"/>
          <w:sz w:val="22"/>
          <w:szCs w:val="22"/>
        </w:rPr>
        <w:t xml:space="preserve">in einem anderen Züchtungsverfahren hergestellt werden und somit </w:t>
      </w:r>
      <w:r w:rsidR="001F2B50" w:rsidRPr="00A30090">
        <w:rPr>
          <w:rFonts w:ascii="Arial" w:hAnsi="Arial" w:cs="Arial"/>
          <w:sz w:val="22"/>
          <w:szCs w:val="22"/>
        </w:rPr>
        <w:t xml:space="preserve">von </w:t>
      </w:r>
      <w:r w:rsidR="001F2B50" w:rsidRPr="00A30090">
        <w:rPr>
          <w:rFonts w:ascii="Arial" w:hAnsi="Arial" w:cs="Arial"/>
          <w:b/>
          <w:sz w:val="22"/>
          <w:szCs w:val="22"/>
        </w:rPr>
        <w:t>deutlich minderer Qualität</w:t>
      </w:r>
      <w:r w:rsidR="001F2B50" w:rsidRPr="00A30090">
        <w:rPr>
          <w:rFonts w:ascii="Arial" w:hAnsi="Arial" w:cs="Arial"/>
          <w:sz w:val="22"/>
          <w:szCs w:val="22"/>
        </w:rPr>
        <w:t xml:space="preserve"> sind</w:t>
      </w:r>
      <w:r w:rsidR="00415997" w:rsidRPr="00A30090">
        <w:rPr>
          <w:rFonts w:ascii="Arial" w:hAnsi="Arial" w:cs="Arial"/>
          <w:sz w:val="22"/>
          <w:szCs w:val="22"/>
        </w:rPr>
        <w:t xml:space="preserve"> (braun statt schwarz</w:t>
      </w:r>
      <w:r w:rsidR="00DB1D05" w:rsidRPr="00A30090">
        <w:rPr>
          <w:rFonts w:ascii="Arial" w:hAnsi="Arial" w:cs="Arial"/>
          <w:sz w:val="22"/>
          <w:szCs w:val="22"/>
        </w:rPr>
        <w:t xml:space="preserve">; siehe </w:t>
      </w:r>
      <w:r w:rsidR="00DB1D05" w:rsidRPr="00A30090">
        <w:rPr>
          <w:rFonts w:ascii="Arial" w:hAnsi="Arial" w:cs="Arial"/>
          <w:sz w:val="22"/>
          <w:szCs w:val="22"/>
        </w:rPr>
        <w:fldChar w:fldCharType="begin"/>
      </w:r>
      <w:r w:rsidR="00DB1D05" w:rsidRPr="00A30090">
        <w:rPr>
          <w:rFonts w:ascii="Arial" w:hAnsi="Arial" w:cs="Arial"/>
          <w:sz w:val="22"/>
          <w:szCs w:val="22"/>
        </w:rPr>
        <w:instrText xml:space="preserve"> REF _Ref198812859 \r \h </w:instrText>
      </w:r>
      <w:r w:rsidR="00DB1D05" w:rsidRPr="00A30090">
        <w:rPr>
          <w:rFonts w:ascii="Arial" w:hAnsi="Arial" w:cs="Arial"/>
          <w:sz w:val="22"/>
          <w:szCs w:val="22"/>
        </w:rPr>
      </w:r>
      <w:r w:rsidR="00DB1D05" w:rsidRPr="00A30090">
        <w:rPr>
          <w:rFonts w:ascii="Arial" w:hAnsi="Arial" w:cs="Arial"/>
          <w:sz w:val="22"/>
          <w:szCs w:val="22"/>
        </w:rPr>
        <w:fldChar w:fldCharType="separate"/>
      </w:r>
      <w:r w:rsidR="00DB1D05" w:rsidRPr="00A30090">
        <w:rPr>
          <w:rFonts w:ascii="Arial" w:hAnsi="Arial" w:cs="Arial"/>
          <w:sz w:val="22"/>
          <w:szCs w:val="22"/>
        </w:rPr>
        <w:t>1.1</w:t>
      </w:r>
      <w:r w:rsidR="00DB1D05" w:rsidRPr="00A30090">
        <w:rPr>
          <w:rFonts w:ascii="Arial" w:hAnsi="Arial" w:cs="Arial"/>
          <w:sz w:val="22"/>
          <w:szCs w:val="22"/>
        </w:rPr>
        <w:fldChar w:fldCharType="end"/>
      </w:r>
      <w:r w:rsidR="00DB1D05" w:rsidRPr="00A30090">
        <w:rPr>
          <w:rFonts w:ascii="Arial" w:hAnsi="Arial" w:cs="Arial"/>
          <w:sz w:val="22"/>
          <w:szCs w:val="22"/>
        </w:rPr>
        <w:t>, erster Absatz</w:t>
      </w:r>
      <w:r w:rsidR="00415997" w:rsidRPr="00A30090">
        <w:rPr>
          <w:rFonts w:ascii="Arial" w:hAnsi="Arial" w:cs="Arial"/>
          <w:sz w:val="22"/>
          <w:szCs w:val="22"/>
        </w:rPr>
        <w:t>)</w:t>
      </w:r>
      <w:r w:rsidR="001F2B50" w:rsidRPr="00A30090">
        <w:rPr>
          <w:rFonts w:ascii="Arial" w:hAnsi="Arial" w:cs="Arial"/>
          <w:sz w:val="22"/>
          <w:szCs w:val="22"/>
        </w:rPr>
        <w:t>.</w:t>
      </w:r>
    </w:p>
    <w:p w14:paraId="1472ED62" w14:textId="1A14BB49" w:rsidR="00677370" w:rsidRPr="00A30090" w:rsidRDefault="001F2B50" w:rsidP="0001312E">
      <w:pPr>
        <w:spacing w:line="360" w:lineRule="auto"/>
        <w:rPr>
          <w:rFonts w:ascii="Arial" w:hAnsi="Arial" w:cs="Arial"/>
          <w:sz w:val="22"/>
          <w:szCs w:val="22"/>
        </w:rPr>
      </w:pPr>
      <w:r w:rsidRPr="00A30090">
        <w:rPr>
          <w:rFonts w:ascii="Arial" w:hAnsi="Arial" w:cs="Arial"/>
          <w:sz w:val="22"/>
          <w:szCs w:val="22"/>
        </w:rPr>
        <w:t xml:space="preserve">Alle übrigen Anbieter verstoßen gegen </w:t>
      </w:r>
      <w:r w:rsidR="00C863DA" w:rsidRPr="00A30090">
        <w:rPr>
          <w:rFonts w:ascii="Arial" w:hAnsi="Arial" w:cs="Arial"/>
          <w:sz w:val="22"/>
          <w:szCs w:val="22"/>
        </w:rPr>
        <w:t xml:space="preserve">die organisatorische </w:t>
      </w:r>
      <w:r w:rsidRPr="00A30090">
        <w:rPr>
          <w:rFonts w:ascii="Arial" w:hAnsi="Arial" w:cs="Arial"/>
          <w:sz w:val="22"/>
          <w:szCs w:val="22"/>
        </w:rPr>
        <w:t>Rahmenbedingun</w:t>
      </w:r>
      <w:r w:rsidR="00C863DA" w:rsidRPr="00A30090">
        <w:rPr>
          <w:rFonts w:ascii="Arial" w:hAnsi="Arial" w:cs="Arial"/>
          <w:sz w:val="22"/>
          <w:szCs w:val="22"/>
        </w:rPr>
        <w:t>g „außereuropäische Lieferabhängigkeit“.</w:t>
      </w:r>
    </w:p>
    <w:p w14:paraId="6D95ACF4" w14:textId="77777777" w:rsidR="00415997" w:rsidRPr="00A30090" w:rsidRDefault="00415997" w:rsidP="00FA79AD">
      <w:pPr>
        <w:spacing w:line="360" w:lineRule="auto"/>
        <w:ind w:left="578"/>
        <w:rPr>
          <w:rFonts w:ascii="Arial" w:hAnsi="Arial" w:cs="Arial"/>
          <w:sz w:val="22"/>
        </w:rPr>
      </w:pPr>
    </w:p>
    <w:p w14:paraId="353FCA45" w14:textId="302098E1" w:rsidR="00FA79AD" w:rsidRPr="00A30090" w:rsidRDefault="00FA79AD" w:rsidP="000C3A16">
      <w:pPr>
        <w:spacing w:line="360" w:lineRule="auto"/>
        <w:ind w:left="578"/>
        <w:rPr>
          <w:rFonts w:ascii="Arial" w:hAnsi="Arial" w:cs="Arial"/>
          <w:i/>
          <w:sz w:val="22"/>
          <w:szCs w:val="22"/>
        </w:rPr>
      </w:pPr>
      <w:r w:rsidRPr="00A30090">
        <w:rPr>
          <w:rFonts w:ascii="Arial" w:hAnsi="Arial" w:cs="Arial"/>
          <w:i/>
          <w:sz w:val="22"/>
          <w:szCs w:val="22"/>
        </w:rPr>
        <w:t xml:space="preserve">Zu 3.1 </w:t>
      </w:r>
      <w:r w:rsidR="00FD0308" w:rsidRPr="00A30090">
        <w:rPr>
          <w:rFonts w:ascii="Arial" w:hAnsi="Arial" w:cs="Arial"/>
          <w:i/>
          <w:sz w:val="22"/>
          <w:szCs w:val="22"/>
        </w:rPr>
        <w:t>c</w:t>
      </w:r>
      <w:r w:rsidRPr="00A30090">
        <w:rPr>
          <w:rFonts w:ascii="Arial" w:hAnsi="Arial" w:cs="Arial"/>
          <w:i/>
          <w:sz w:val="22"/>
          <w:szCs w:val="22"/>
        </w:rPr>
        <w:t xml:space="preserve">): </w:t>
      </w:r>
      <w:r w:rsidR="00DA7322" w:rsidRPr="00A30090">
        <w:rPr>
          <w:rFonts w:ascii="Arial" w:hAnsi="Arial" w:cs="Arial"/>
          <w:i/>
          <w:sz w:val="22"/>
          <w:szCs w:val="22"/>
          <w:u w:val="single"/>
        </w:rPr>
        <w:t>Unternehmenserwerb der EOT GmbH durch den Bund</w:t>
      </w:r>
    </w:p>
    <w:p w14:paraId="31FD6F91" w14:textId="7E1E3056" w:rsidR="00C71F15" w:rsidRPr="00A30090" w:rsidRDefault="00C71F15" w:rsidP="0001312E">
      <w:pPr>
        <w:spacing w:line="360" w:lineRule="auto"/>
        <w:rPr>
          <w:rFonts w:ascii="Arial" w:hAnsi="Arial" w:cs="Arial"/>
          <w:sz w:val="22"/>
          <w:szCs w:val="22"/>
        </w:rPr>
      </w:pPr>
      <w:r w:rsidRPr="00A30090">
        <w:rPr>
          <w:rFonts w:ascii="Arial" w:hAnsi="Arial" w:cs="Arial"/>
          <w:sz w:val="22"/>
          <w:szCs w:val="22"/>
        </w:rPr>
        <w:t xml:space="preserve">Die </w:t>
      </w:r>
      <w:r w:rsidR="001925E8" w:rsidRPr="00A30090">
        <w:rPr>
          <w:rFonts w:ascii="Arial" w:hAnsi="Arial" w:cs="Arial"/>
          <w:sz w:val="22"/>
          <w:szCs w:val="22"/>
        </w:rPr>
        <w:t>gegenwärtigen</w:t>
      </w:r>
      <w:r w:rsidR="001347DF" w:rsidRPr="00A30090">
        <w:rPr>
          <w:rFonts w:ascii="Arial" w:hAnsi="Arial" w:cs="Arial"/>
          <w:sz w:val="22"/>
          <w:szCs w:val="22"/>
        </w:rPr>
        <w:t xml:space="preserve"> Bedarfe der Bw</w:t>
      </w:r>
      <w:r w:rsidR="00C67186" w:rsidRPr="00A30090">
        <w:rPr>
          <w:rFonts w:ascii="Arial" w:hAnsi="Arial" w:cs="Arial"/>
          <w:sz w:val="22"/>
          <w:szCs w:val="22"/>
        </w:rPr>
        <w:t xml:space="preserve"> an EOT-Produkten machen</w:t>
      </w:r>
      <w:r w:rsidR="001347DF" w:rsidRPr="00A30090">
        <w:rPr>
          <w:rFonts w:ascii="Arial" w:hAnsi="Arial" w:cs="Arial"/>
          <w:sz w:val="22"/>
          <w:szCs w:val="22"/>
        </w:rPr>
        <w:t xml:space="preserve"> </w:t>
      </w:r>
      <w:r w:rsidRPr="00A30090">
        <w:rPr>
          <w:rFonts w:ascii="Arial" w:hAnsi="Arial" w:cs="Arial"/>
          <w:b/>
          <w:sz w:val="22"/>
          <w:szCs w:val="22"/>
        </w:rPr>
        <w:t xml:space="preserve">nur </w:t>
      </w:r>
      <w:r w:rsidR="00C67186" w:rsidRPr="00A30090">
        <w:rPr>
          <w:rFonts w:ascii="Arial" w:hAnsi="Arial" w:cs="Arial"/>
          <w:b/>
          <w:sz w:val="22"/>
          <w:szCs w:val="22"/>
        </w:rPr>
        <w:t>fünf</w:t>
      </w:r>
      <w:r w:rsidRPr="00A30090">
        <w:rPr>
          <w:rFonts w:ascii="Arial" w:hAnsi="Arial" w:cs="Arial"/>
          <w:b/>
          <w:sz w:val="22"/>
          <w:szCs w:val="22"/>
        </w:rPr>
        <w:t xml:space="preserve"> Prozent des Gesamtumsatzes der EOT GmbH</w:t>
      </w:r>
      <w:r w:rsidRPr="00A30090">
        <w:rPr>
          <w:rFonts w:ascii="Arial" w:hAnsi="Arial" w:cs="Arial"/>
          <w:sz w:val="22"/>
          <w:szCs w:val="22"/>
        </w:rPr>
        <w:t xml:space="preserve"> aus.</w:t>
      </w:r>
      <w:r w:rsidR="001347DF" w:rsidRPr="00A30090">
        <w:rPr>
          <w:rFonts w:ascii="Arial" w:hAnsi="Arial" w:cs="Arial"/>
          <w:sz w:val="22"/>
          <w:szCs w:val="22"/>
        </w:rPr>
        <w:t xml:space="preserve"> Bei einem alleinigen Unternehmenserwerb durch den Bund müsste daher entweder ein überwiegend</w:t>
      </w:r>
      <w:r w:rsidR="00D416A4" w:rsidRPr="00A30090">
        <w:rPr>
          <w:rFonts w:ascii="Arial" w:hAnsi="Arial" w:cs="Arial"/>
          <w:sz w:val="22"/>
          <w:szCs w:val="22"/>
        </w:rPr>
        <w:t xml:space="preserve"> auf den</w:t>
      </w:r>
      <w:r w:rsidR="001347DF" w:rsidRPr="00A30090">
        <w:rPr>
          <w:rFonts w:ascii="Arial" w:hAnsi="Arial" w:cs="Arial"/>
          <w:sz w:val="22"/>
          <w:szCs w:val="22"/>
        </w:rPr>
        <w:t xml:space="preserve"> zivile</w:t>
      </w:r>
      <w:r w:rsidR="00D416A4" w:rsidRPr="00A30090">
        <w:rPr>
          <w:rFonts w:ascii="Arial" w:hAnsi="Arial" w:cs="Arial"/>
          <w:sz w:val="22"/>
          <w:szCs w:val="22"/>
        </w:rPr>
        <w:t>n Markt ausgerichtete</w:t>
      </w:r>
      <w:r w:rsidR="001347DF" w:rsidRPr="00A30090">
        <w:rPr>
          <w:rFonts w:ascii="Arial" w:hAnsi="Arial" w:cs="Arial"/>
          <w:sz w:val="22"/>
          <w:szCs w:val="22"/>
        </w:rPr>
        <w:t xml:space="preserve">s Unternehmen </w:t>
      </w:r>
      <w:r w:rsidR="00D416A4" w:rsidRPr="00A30090">
        <w:rPr>
          <w:rFonts w:ascii="Arial" w:hAnsi="Arial" w:cs="Arial"/>
          <w:sz w:val="22"/>
          <w:szCs w:val="22"/>
        </w:rPr>
        <w:t xml:space="preserve">durch den Bund </w:t>
      </w:r>
      <w:r w:rsidR="001347DF" w:rsidRPr="00A30090">
        <w:rPr>
          <w:rFonts w:ascii="Arial" w:hAnsi="Arial" w:cs="Arial"/>
          <w:sz w:val="22"/>
          <w:szCs w:val="22"/>
        </w:rPr>
        <w:t xml:space="preserve">geführt oder dieses unternehmerisch auf die Bedarfe der Bw </w:t>
      </w:r>
      <w:r w:rsidR="00D416A4" w:rsidRPr="00A30090">
        <w:rPr>
          <w:rFonts w:ascii="Arial" w:hAnsi="Arial" w:cs="Arial"/>
          <w:sz w:val="22"/>
          <w:szCs w:val="22"/>
        </w:rPr>
        <w:t xml:space="preserve">neu ausgerichtet </w:t>
      </w:r>
      <w:r w:rsidR="001347DF" w:rsidRPr="00A30090">
        <w:rPr>
          <w:rFonts w:ascii="Arial" w:hAnsi="Arial" w:cs="Arial"/>
          <w:sz w:val="22"/>
          <w:szCs w:val="22"/>
        </w:rPr>
        <w:t>werden.</w:t>
      </w:r>
    </w:p>
    <w:p w14:paraId="5CAB3D6E" w14:textId="24BB2F23" w:rsidR="001347DF" w:rsidRPr="00A30090" w:rsidRDefault="00D416A4" w:rsidP="0001312E">
      <w:pPr>
        <w:spacing w:line="360" w:lineRule="auto"/>
        <w:rPr>
          <w:rFonts w:ascii="Arial" w:hAnsi="Arial" w:cs="Arial"/>
          <w:sz w:val="22"/>
          <w:szCs w:val="22"/>
        </w:rPr>
      </w:pPr>
      <w:r w:rsidRPr="00A30090">
        <w:rPr>
          <w:rFonts w:ascii="Arial" w:hAnsi="Arial" w:cs="Arial"/>
          <w:sz w:val="22"/>
          <w:szCs w:val="22"/>
        </w:rPr>
        <w:lastRenderedPageBreak/>
        <w:t xml:space="preserve">Ein </w:t>
      </w:r>
      <w:r w:rsidR="001347DF" w:rsidRPr="00A30090">
        <w:rPr>
          <w:rFonts w:ascii="Arial" w:hAnsi="Arial" w:cs="Arial"/>
          <w:b/>
          <w:sz w:val="22"/>
          <w:szCs w:val="22"/>
        </w:rPr>
        <w:t>Vor-Ort-Besuch von Rü II 6 und der Hensoldt AG am 11. März 2025</w:t>
      </w:r>
      <w:r w:rsidR="001347DF" w:rsidRPr="00A30090">
        <w:rPr>
          <w:rFonts w:ascii="Arial" w:hAnsi="Arial" w:cs="Arial"/>
          <w:sz w:val="22"/>
          <w:szCs w:val="22"/>
        </w:rPr>
        <w:t xml:space="preserve"> hatte zudem gezeigt, dass</w:t>
      </w:r>
      <w:r w:rsidR="00060FE4" w:rsidRPr="00A30090">
        <w:rPr>
          <w:rFonts w:ascii="Arial" w:hAnsi="Arial" w:cs="Arial"/>
          <w:sz w:val="22"/>
          <w:szCs w:val="22"/>
        </w:rPr>
        <w:t xml:space="preserve"> </w:t>
      </w:r>
      <w:r w:rsidRPr="00A30090">
        <w:rPr>
          <w:rFonts w:ascii="Arial" w:hAnsi="Arial" w:cs="Arial"/>
          <w:sz w:val="22"/>
          <w:szCs w:val="22"/>
        </w:rPr>
        <w:t xml:space="preserve">bei EOT </w:t>
      </w:r>
      <w:r w:rsidR="00060FE4" w:rsidRPr="00A30090">
        <w:rPr>
          <w:rFonts w:ascii="Arial" w:hAnsi="Arial" w:cs="Arial"/>
          <w:sz w:val="22"/>
          <w:szCs w:val="22"/>
        </w:rPr>
        <w:t xml:space="preserve">ein </w:t>
      </w:r>
      <w:r w:rsidR="00A81F97" w:rsidRPr="00A30090">
        <w:rPr>
          <w:rFonts w:ascii="Arial" w:hAnsi="Arial" w:cs="Arial"/>
          <w:sz w:val="22"/>
          <w:szCs w:val="22"/>
        </w:rPr>
        <w:t xml:space="preserve">massiver </w:t>
      </w:r>
      <w:r w:rsidR="001347DF" w:rsidRPr="00A30090">
        <w:rPr>
          <w:rFonts w:ascii="Arial" w:hAnsi="Arial" w:cs="Arial"/>
          <w:sz w:val="22"/>
          <w:szCs w:val="22"/>
        </w:rPr>
        <w:t xml:space="preserve">Investitionsrückstau besteht, der </w:t>
      </w:r>
      <w:r w:rsidR="00060FE4" w:rsidRPr="00A30090">
        <w:rPr>
          <w:rFonts w:ascii="Arial" w:hAnsi="Arial" w:cs="Arial"/>
          <w:sz w:val="22"/>
          <w:szCs w:val="22"/>
        </w:rPr>
        <w:t>erhebliche</w:t>
      </w:r>
      <w:r w:rsidR="0053320B" w:rsidRPr="00A30090">
        <w:rPr>
          <w:rFonts w:ascii="Arial" w:hAnsi="Arial" w:cs="Arial"/>
          <w:sz w:val="22"/>
          <w:szCs w:val="22"/>
        </w:rPr>
        <w:t xml:space="preserve"> Investitionskosten </w:t>
      </w:r>
      <w:r w:rsidRPr="00A30090">
        <w:rPr>
          <w:rFonts w:ascii="Arial" w:hAnsi="Arial" w:cs="Arial"/>
          <w:sz w:val="22"/>
          <w:szCs w:val="22"/>
        </w:rPr>
        <w:t>erfordern</w:t>
      </w:r>
      <w:r w:rsidR="00A81F97" w:rsidRPr="00A30090">
        <w:rPr>
          <w:rFonts w:ascii="Arial" w:hAnsi="Arial" w:cs="Arial"/>
          <w:sz w:val="22"/>
          <w:szCs w:val="22"/>
        </w:rPr>
        <w:t xml:space="preserve"> würde</w:t>
      </w:r>
      <w:r w:rsidR="0053320B" w:rsidRPr="00A30090">
        <w:rPr>
          <w:rFonts w:ascii="Arial" w:hAnsi="Arial" w:cs="Arial"/>
          <w:sz w:val="22"/>
          <w:szCs w:val="22"/>
        </w:rPr>
        <w:t>.</w:t>
      </w:r>
    </w:p>
    <w:p w14:paraId="7C13978C" w14:textId="77777777" w:rsidR="00D416A4" w:rsidRPr="00A30090" w:rsidRDefault="00D416A4" w:rsidP="0001312E">
      <w:pPr>
        <w:spacing w:line="360" w:lineRule="auto"/>
        <w:rPr>
          <w:rFonts w:ascii="Arial" w:hAnsi="Arial" w:cs="Arial"/>
          <w:sz w:val="22"/>
          <w:szCs w:val="22"/>
        </w:rPr>
      </w:pPr>
      <w:r w:rsidRPr="00A30090">
        <w:rPr>
          <w:rFonts w:ascii="Arial" w:hAnsi="Arial" w:cs="Arial"/>
          <w:sz w:val="22"/>
          <w:szCs w:val="22"/>
        </w:rPr>
        <w:t>Weiterhin zeigte sich der Verkäufer bisher im gesamten Prozess in hohem Maße unkooperativ, was dazu führte, dass</w:t>
      </w:r>
    </w:p>
    <w:p w14:paraId="59BABAC1" w14:textId="12B806B6" w:rsidR="00653C0F" w:rsidRPr="00A30090" w:rsidRDefault="00D416A4" w:rsidP="000D194A">
      <w:pPr>
        <w:pStyle w:val="Listenabsatz"/>
        <w:numPr>
          <w:ilvl w:val="0"/>
          <w:numId w:val="49"/>
        </w:numPr>
        <w:spacing w:line="360" w:lineRule="auto"/>
        <w:rPr>
          <w:rFonts w:ascii="Arial" w:hAnsi="Arial" w:cs="Arial"/>
          <w:b/>
          <w:sz w:val="22"/>
          <w:szCs w:val="22"/>
        </w:rPr>
      </w:pPr>
      <w:r w:rsidRPr="00A30090">
        <w:rPr>
          <w:rFonts w:ascii="Arial" w:hAnsi="Arial" w:cs="Arial"/>
          <w:sz w:val="22"/>
          <w:szCs w:val="22"/>
        </w:rPr>
        <w:t>der Unternehmenswert aufgrund fehlender Mitwirkung Eigentümers nicht objektiv ermittelt werden kann (</w:t>
      </w:r>
      <w:r w:rsidRPr="00A30090">
        <w:rPr>
          <w:rFonts w:ascii="Arial" w:hAnsi="Arial" w:cs="Arial"/>
          <w:b/>
          <w:sz w:val="22"/>
          <w:szCs w:val="22"/>
        </w:rPr>
        <w:t>keine Kaufgrundlage</w:t>
      </w:r>
      <w:r w:rsidRPr="00A30090">
        <w:rPr>
          <w:rFonts w:ascii="Arial" w:hAnsi="Arial" w:cs="Arial"/>
          <w:sz w:val="22"/>
          <w:szCs w:val="22"/>
        </w:rPr>
        <w:t xml:space="preserve"> gegeben),</w:t>
      </w:r>
    </w:p>
    <w:p w14:paraId="37DA9E7D" w14:textId="71F8329E" w:rsidR="00D416A4" w:rsidRPr="00A30090" w:rsidRDefault="00D416A4" w:rsidP="000D194A">
      <w:pPr>
        <w:pStyle w:val="Listenabsatz"/>
        <w:numPr>
          <w:ilvl w:val="0"/>
          <w:numId w:val="49"/>
        </w:numPr>
        <w:spacing w:line="360" w:lineRule="auto"/>
        <w:rPr>
          <w:rFonts w:ascii="Arial" w:hAnsi="Arial" w:cs="Arial"/>
          <w:b/>
          <w:sz w:val="22"/>
          <w:szCs w:val="22"/>
        </w:rPr>
      </w:pPr>
      <w:r w:rsidRPr="00A30090">
        <w:rPr>
          <w:rFonts w:ascii="Arial" w:hAnsi="Arial" w:cs="Arial"/>
          <w:sz w:val="22"/>
          <w:szCs w:val="22"/>
        </w:rPr>
        <w:t xml:space="preserve">die </w:t>
      </w:r>
      <w:r w:rsidRPr="00A30090">
        <w:rPr>
          <w:rFonts w:ascii="Arial" w:hAnsi="Arial" w:cs="Arial"/>
          <w:sz w:val="22"/>
          <w:szCs w:val="22"/>
          <w:u w:val="single"/>
        </w:rPr>
        <w:t>für den Bund unerlässliche</w:t>
      </w:r>
      <w:r w:rsidRPr="00A30090">
        <w:rPr>
          <w:rFonts w:ascii="Arial" w:hAnsi="Arial" w:cs="Arial"/>
          <w:sz w:val="22"/>
          <w:szCs w:val="22"/>
        </w:rPr>
        <w:t xml:space="preserve"> </w:t>
      </w:r>
      <w:r w:rsidRPr="00A30090">
        <w:rPr>
          <w:rFonts w:ascii="Arial" w:hAnsi="Arial" w:cs="Arial"/>
          <w:b/>
          <w:sz w:val="22"/>
          <w:szCs w:val="22"/>
        </w:rPr>
        <w:t>Weiterbeschäftigung der wesentlichen Wissensträger/innen</w:t>
      </w:r>
      <w:r w:rsidRPr="00A30090">
        <w:rPr>
          <w:rFonts w:ascii="Arial" w:hAnsi="Arial" w:cs="Arial"/>
          <w:sz w:val="22"/>
          <w:szCs w:val="22"/>
        </w:rPr>
        <w:t xml:space="preserve"> nicht gesichert werden kann. </w:t>
      </w:r>
    </w:p>
    <w:p w14:paraId="58FEE8D1" w14:textId="330A2457" w:rsidR="00D416A4" w:rsidRPr="00A30090" w:rsidRDefault="00D416A4" w:rsidP="0001312E">
      <w:pPr>
        <w:spacing w:line="360" w:lineRule="auto"/>
        <w:rPr>
          <w:rFonts w:ascii="Arial" w:hAnsi="Arial" w:cs="Arial"/>
          <w:sz w:val="22"/>
          <w:szCs w:val="22"/>
        </w:rPr>
      </w:pPr>
      <w:r w:rsidRPr="00A30090">
        <w:rPr>
          <w:rFonts w:ascii="Arial" w:hAnsi="Arial" w:cs="Arial"/>
          <w:sz w:val="22"/>
          <w:szCs w:val="22"/>
        </w:rPr>
        <w:t>Innerhalb der aus dem öffentlich-rechtlichen Vertrag abgeleiteten Frist für ein Vorkaufsrecht des Bundes ist keine Klärung der vorgenannten Punkte möglich.</w:t>
      </w:r>
    </w:p>
    <w:p w14:paraId="18FEF98E" w14:textId="136586A2" w:rsidR="00D416A4" w:rsidRPr="00A30090" w:rsidRDefault="00D416A4" w:rsidP="0001312E">
      <w:pPr>
        <w:spacing w:line="360" w:lineRule="auto"/>
        <w:rPr>
          <w:rFonts w:ascii="Arial" w:hAnsi="Arial" w:cs="Arial"/>
          <w:sz w:val="22"/>
          <w:szCs w:val="22"/>
        </w:rPr>
      </w:pPr>
      <w:r w:rsidRPr="00A30090">
        <w:rPr>
          <w:rFonts w:ascii="Arial" w:hAnsi="Arial" w:cs="Arial"/>
          <w:sz w:val="22"/>
          <w:szCs w:val="22"/>
        </w:rPr>
        <w:t xml:space="preserve">Der alleinige Erwerb des Unternehmens EOT GmbH durch den Bund </w:t>
      </w:r>
      <w:r w:rsidR="006F2341" w:rsidRPr="00A30090">
        <w:rPr>
          <w:rFonts w:ascii="Arial" w:hAnsi="Arial" w:cs="Arial"/>
          <w:sz w:val="22"/>
          <w:szCs w:val="22"/>
        </w:rPr>
        <w:t>stellt somit</w:t>
      </w:r>
      <w:r w:rsidRPr="00A30090">
        <w:rPr>
          <w:rFonts w:ascii="Arial" w:hAnsi="Arial" w:cs="Arial"/>
          <w:sz w:val="22"/>
          <w:szCs w:val="22"/>
        </w:rPr>
        <w:t xml:space="preserve"> keine Option</w:t>
      </w:r>
      <w:r w:rsidR="006F2341" w:rsidRPr="00A30090">
        <w:rPr>
          <w:rFonts w:ascii="Arial" w:hAnsi="Arial" w:cs="Arial"/>
          <w:sz w:val="22"/>
          <w:szCs w:val="22"/>
        </w:rPr>
        <w:t xml:space="preserve"> dar</w:t>
      </w:r>
      <w:r w:rsidRPr="00A30090">
        <w:rPr>
          <w:rFonts w:ascii="Arial" w:hAnsi="Arial" w:cs="Arial"/>
          <w:sz w:val="22"/>
          <w:szCs w:val="22"/>
        </w:rPr>
        <w:t>.</w:t>
      </w:r>
    </w:p>
    <w:p w14:paraId="45B28063" w14:textId="72A0D01F" w:rsidR="00AB7CD5" w:rsidRPr="00A30090" w:rsidRDefault="00AB7CD5" w:rsidP="00FA79AD">
      <w:pPr>
        <w:spacing w:line="360" w:lineRule="auto"/>
        <w:ind w:left="578"/>
        <w:rPr>
          <w:rFonts w:ascii="Arial" w:hAnsi="Arial" w:cs="Arial"/>
          <w:sz w:val="22"/>
        </w:rPr>
      </w:pPr>
    </w:p>
    <w:p w14:paraId="06B0F696" w14:textId="3639DEA1" w:rsidR="00FA79AD" w:rsidRPr="00A30090" w:rsidRDefault="00FA79AD" w:rsidP="000C3A16">
      <w:pPr>
        <w:spacing w:line="360" w:lineRule="auto"/>
        <w:ind w:left="578"/>
        <w:rPr>
          <w:rFonts w:ascii="Arial" w:hAnsi="Arial" w:cs="Arial"/>
          <w:i/>
          <w:sz w:val="22"/>
          <w:szCs w:val="22"/>
        </w:rPr>
      </w:pPr>
      <w:r w:rsidRPr="00A30090">
        <w:rPr>
          <w:rFonts w:ascii="Arial" w:hAnsi="Arial" w:cs="Arial"/>
          <w:i/>
          <w:sz w:val="22"/>
          <w:szCs w:val="22"/>
        </w:rPr>
        <w:t xml:space="preserve">Zu 3.1 </w:t>
      </w:r>
      <w:r w:rsidR="00FD0308" w:rsidRPr="00A30090">
        <w:rPr>
          <w:rFonts w:ascii="Arial" w:hAnsi="Arial" w:cs="Arial"/>
          <w:i/>
          <w:sz w:val="22"/>
          <w:szCs w:val="22"/>
        </w:rPr>
        <w:t>d</w:t>
      </w:r>
      <w:r w:rsidRPr="00A30090">
        <w:rPr>
          <w:rFonts w:ascii="Arial" w:hAnsi="Arial" w:cs="Arial"/>
          <w:i/>
          <w:sz w:val="22"/>
          <w:szCs w:val="22"/>
        </w:rPr>
        <w:t>):</w:t>
      </w:r>
      <w:r w:rsidR="00DA7322" w:rsidRPr="00A30090">
        <w:rPr>
          <w:i/>
        </w:rPr>
        <w:t xml:space="preserve"> </w:t>
      </w:r>
      <w:r w:rsidR="00DA7322" w:rsidRPr="00A30090">
        <w:rPr>
          <w:rFonts w:ascii="Arial" w:hAnsi="Arial" w:cs="Arial"/>
          <w:i/>
          <w:sz w:val="22"/>
          <w:szCs w:val="22"/>
          <w:u w:val="single"/>
        </w:rPr>
        <w:t>Unternehmenserwerb der EOT GmbH durch die Hensoldt AG</w:t>
      </w:r>
    </w:p>
    <w:p w14:paraId="2B9562CC" w14:textId="38E63DC6" w:rsidR="00F20061" w:rsidRPr="00A30090" w:rsidRDefault="008B1E7A" w:rsidP="0001312E">
      <w:pPr>
        <w:spacing w:line="360" w:lineRule="auto"/>
        <w:rPr>
          <w:rFonts w:ascii="Arial" w:hAnsi="Arial" w:cs="Arial"/>
          <w:sz w:val="22"/>
          <w:szCs w:val="22"/>
        </w:rPr>
      </w:pPr>
      <w:r w:rsidRPr="00A30090">
        <w:rPr>
          <w:rFonts w:ascii="Arial" w:hAnsi="Arial" w:cs="Arial"/>
          <w:sz w:val="22"/>
          <w:szCs w:val="22"/>
        </w:rPr>
        <w:t xml:space="preserve">Ein alleiniger Unternehmenserwerb durch die Hensoldt AG stellt keine geeignete Option dar, da die </w:t>
      </w:r>
      <w:r w:rsidRPr="00A30090">
        <w:rPr>
          <w:rFonts w:ascii="Arial" w:hAnsi="Arial" w:cs="Arial"/>
          <w:b/>
          <w:sz w:val="22"/>
          <w:szCs w:val="22"/>
        </w:rPr>
        <w:t>Hensoldt AG diese Lösung ablehnt</w:t>
      </w:r>
      <w:r w:rsidR="006B08B9" w:rsidRPr="00A30090">
        <w:rPr>
          <w:rStyle w:val="Funotenzeichen"/>
          <w:rFonts w:ascii="Arial" w:hAnsi="Arial" w:cs="Arial"/>
          <w:b/>
          <w:sz w:val="22"/>
          <w:szCs w:val="22"/>
        </w:rPr>
        <w:footnoteReference w:id="5"/>
      </w:r>
      <w:r w:rsidRPr="00A30090">
        <w:rPr>
          <w:rFonts w:ascii="Arial" w:hAnsi="Arial" w:cs="Arial"/>
          <w:sz w:val="22"/>
          <w:szCs w:val="22"/>
        </w:rPr>
        <w:t>.</w:t>
      </w:r>
    </w:p>
    <w:p w14:paraId="4D0E85D1" w14:textId="77777777" w:rsidR="00F65EAF" w:rsidRPr="00A30090" w:rsidRDefault="00F65EAF" w:rsidP="00FA79AD">
      <w:pPr>
        <w:spacing w:line="360" w:lineRule="auto"/>
        <w:ind w:left="578"/>
        <w:rPr>
          <w:rFonts w:ascii="Arial" w:hAnsi="Arial" w:cs="Arial"/>
          <w:sz w:val="22"/>
        </w:rPr>
      </w:pPr>
    </w:p>
    <w:p w14:paraId="5E441E38" w14:textId="70723622" w:rsidR="00FA79AD" w:rsidRPr="00A30090" w:rsidRDefault="00FA79AD" w:rsidP="000C3A16">
      <w:pPr>
        <w:spacing w:line="360" w:lineRule="auto"/>
        <w:ind w:left="578"/>
        <w:rPr>
          <w:rFonts w:ascii="Arial" w:hAnsi="Arial" w:cs="Arial"/>
          <w:i/>
          <w:sz w:val="22"/>
          <w:szCs w:val="22"/>
        </w:rPr>
      </w:pPr>
      <w:r w:rsidRPr="00A30090">
        <w:rPr>
          <w:rFonts w:ascii="Arial" w:hAnsi="Arial" w:cs="Arial"/>
          <w:i/>
          <w:sz w:val="22"/>
          <w:szCs w:val="22"/>
        </w:rPr>
        <w:t xml:space="preserve">Zu 3.1 </w:t>
      </w:r>
      <w:r w:rsidR="00FD0308" w:rsidRPr="00A30090">
        <w:rPr>
          <w:rFonts w:ascii="Arial" w:hAnsi="Arial" w:cs="Arial"/>
          <w:i/>
          <w:sz w:val="22"/>
          <w:szCs w:val="22"/>
        </w:rPr>
        <w:t>e</w:t>
      </w:r>
      <w:r w:rsidRPr="00A30090">
        <w:rPr>
          <w:rFonts w:ascii="Arial" w:hAnsi="Arial" w:cs="Arial"/>
          <w:i/>
          <w:sz w:val="22"/>
          <w:szCs w:val="22"/>
        </w:rPr>
        <w:t xml:space="preserve">): </w:t>
      </w:r>
      <w:r w:rsidR="00DA7322" w:rsidRPr="00A30090">
        <w:rPr>
          <w:rFonts w:ascii="Arial" w:hAnsi="Arial" w:cs="Arial"/>
          <w:i/>
          <w:sz w:val="22"/>
          <w:szCs w:val="22"/>
          <w:u w:val="single"/>
        </w:rPr>
        <w:t>Unternehmenserwerb der EOT GmbH durch die Hensoldt AG und den Bund</w:t>
      </w:r>
    </w:p>
    <w:p w14:paraId="7FA4E10A" w14:textId="23CFDC6D" w:rsidR="00CB0B05" w:rsidRPr="00A30090" w:rsidRDefault="00324358" w:rsidP="0001312E">
      <w:pPr>
        <w:spacing w:line="360" w:lineRule="auto"/>
        <w:rPr>
          <w:rFonts w:ascii="Arial" w:hAnsi="Arial" w:cs="Arial"/>
          <w:sz w:val="22"/>
          <w:szCs w:val="22"/>
        </w:rPr>
      </w:pPr>
      <w:r w:rsidRPr="00A30090">
        <w:rPr>
          <w:rFonts w:ascii="Arial" w:hAnsi="Arial" w:cs="Arial"/>
          <w:sz w:val="22"/>
          <w:szCs w:val="22"/>
        </w:rPr>
        <w:t xml:space="preserve">Ein gemeinsamer Unternehmenserwerb durch den Bund und die Hensoldt AG </w:t>
      </w:r>
      <w:r w:rsidR="00094013" w:rsidRPr="00A30090">
        <w:rPr>
          <w:rFonts w:ascii="Arial" w:hAnsi="Arial" w:cs="Arial"/>
          <w:sz w:val="22"/>
          <w:szCs w:val="22"/>
        </w:rPr>
        <w:t xml:space="preserve">scheitert daran, dass beide </w:t>
      </w:r>
      <w:r w:rsidR="00A27BA2" w:rsidRPr="00A30090">
        <w:rPr>
          <w:rFonts w:ascii="Arial" w:hAnsi="Arial" w:cs="Arial"/>
          <w:sz w:val="22"/>
          <w:szCs w:val="22"/>
        </w:rPr>
        <w:t xml:space="preserve">jeweils </w:t>
      </w:r>
      <w:r w:rsidR="004A6610" w:rsidRPr="00A30090">
        <w:rPr>
          <w:rFonts w:ascii="Arial" w:hAnsi="Arial" w:cs="Arial"/>
          <w:sz w:val="22"/>
          <w:szCs w:val="22"/>
        </w:rPr>
        <w:t xml:space="preserve">die beherrschenden </w:t>
      </w:r>
      <w:r w:rsidR="00A27BA2" w:rsidRPr="00A30090">
        <w:rPr>
          <w:rFonts w:ascii="Arial" w:hAnsi="Arial" w:cs="Arial"/>
          <w:b/>
          <w:sz w:val="22"/>
          <w:szCs w:val="22"/>
        </w:rPr>
        <w:t>50,1 Prozent der Unternehmensanteile</w:t>
      </w:r>
      <w:r w:rsidR="00A27BA2" w:rsidRPr="00A30090">
        <w:rPr>
          <w:rFonts w:ascii="Arial" w:hAnsi="Arial" w:cs="Arial"/>
          <w:sz w:val="22"/>
          <w:szCs w:val="22"/>
        </w:rPr>
        <w:t xml:space="preserve"> </w:t>
      </w:r>
      <w:r w:rsidR="00094013" w:rsidRPr="00A30090">
        <w:rPr>
          <w:rFonts w:ascii="Arial" w:hAnsi="Arial" w:cs="Arial"/>
          <w:sz w:val="22"/>
          <w:szCs w:val="22"/>
        </w:rPr>
        <w:t xml:space="preserve">erreichen wollen bzw. </w:t>
      </w:r>
      <w:r w:rsidR="00A27BA2" w:rsidRPr="00A30090">
        <w:rPr>
          <w:rFonts w:ascii="Arial" w:hAnsi="Arial" w:cs="Arial"/>
          <w:sz w:val="22"/>
          <w:szCs w:val="22"/>
        </w:rPr>
        <w:t>keiner mit 49,</w:t>
      </w:r>
      <w:r w:rsidR="004A6610" w:rsidRPr="00A30090">
        <w:rPr>
          <w:rFonts w:ascii="Arial" w:hAnsi="Arial" w:cs="Arial"/>
          <w:sz w:val="22"/>
          <w:szCs w:val="22"/>
        </w:rPr>
        <w:t>9</w:t>
      </w:r>
      <w:r w:rsidR="00A27BA2" w:rsidRPr="00A30090">
        <w:rPr>
          <w:rFonts w:ascii="Arial" w:hAnsi="Arial" w:cs="Arial"/>
          <w:sz w:val="22"/>
          <w:szCs w:val="22"/>
        </w:rPr>
        <w:t xml:space="preserve"> Prozent der Unternehmensanteile zufrieden wäre</w:t>
      </w:r>
      <w:r w:rsidR="00094013" w:rsidRPr="00A30090">
        <w:rPr>
          <w:rFonts w:ascii="Arial" w:hAnsi="Arial" w:cs="Arial"/>
          <w:sz w:val="22"/>
          <w:szCs w:val="22"/>
        </w:rPr>
        <w:t>.</w:t>
      </w:r>
      <w:r w:rsidR="00094013" w:rsidRPr="00A30090" w:rsidDel="00094013">
        <w:rPr>
          <w:rFonts w:ascii="Arial" w:hAnsi="Arial" w:cs="Arial"/>
          <w:sz w:val="22"/>
          <w:szCs w:val="22"/>
        </w:rPr>
        <w:t xml:space="preserve"> </w:t>
      </w:r>
      <w:r w:rsidR="002A5FA5" w:rsidRPr="00A30090">
        <w:rPr>
          <w:rFonts w:ascii="Arial" w:hAnsi="Arial" w:cs="Arial"/>
          <w:sz w:val="22"/>
          <w:szCs w:val="22"/>
        </w:rPr>
        <w:t>Dazu treten noch die Gründe aus den beiden vorangegangenen Aussonderungen.</w:t>
      </w:r>
    </w:p>
    <w:p w14:paraId="20C870FA" w14:textId="77777777" w:rsidR="00F65EAF" w:rsidRPr="00A30090" w:rsidRDefault="00F65EAF" w:rsidP="00FA79AD">
      <w:pPr>
        <w:spacing w:line="360" w:lineRule="auto"/>
        <w:ind w:left="578"/>
        <w:rPr>
          <w:rFonts w:ascii="Arial" w:hAnsi="Arial" w:cs="Arial"/>
          <w:sz w:val="22"/>
        </w:rPr>
      </w:pPr>
    </w:p>
    <w:p w14:paraId="3E8EE3A6" w14:textId="3A1A40C8" w:rsidR="00FA79AD" w:rsidRPr="00A30090" w:rsidRDefault="00FA79AD" w:rsidP="000C3A16">
      <w:pPr>
        <w:spacing w:line="360" w:lineRule="auto"/>
        <w:ind w:left="578"/>
        <w:rPr>
          <w:rFonts w:ascii="Arial" w:hAnsi="Arial" w:cs="Arial"/>
          <w:sz w:val="22"/>
          <w:szCs w:val="22"/>
        </w:rPr>
      </w:pPr>
      <w:r w:rsidRPr="00A30090">
        <w:rPr>
          <w:rFonts w:ascii="Arial" w:hAnsi="Arial" w:cs="Arial"/>
          <w:sz w:val="22"/>
          <w:szCs w:val="22"/>
        </w:rPr>
        <w:t xml:space="preserve">Zu 3.1 </w:t>
      </w:r>
      <w:r w:rsidR="00FD0308" w:rsidRPr="00A30090">
        <w:rPr>
          <w:rFonts w:ascii="Arial" w:hAnsi="Arial" w:cs="Arial"/>
          <w:sz w:val="22"/>
          <w:szCs w:val="22"/>
        </w:rPr>
        <w:t>f</w:t>
      </w:r>
      <w:r w:rsidRPr="00A30090">
        <w:rPr>
          <w:rFonts w:ascii="Arial" w:hAnsi="Arial" w:cs="Arial"/>
          <w:sz w:val="22"/>
          <w:szCs w:val="22"/>
        </w:rPr>
        <w:t xml:space="preserve">): </w:t>
      </w:r>
      <w:r w:rsidR="00DA7322" w:rsidRPr="00A30090">
        <w:rPr>
          <w:rFonts w:ascii="Arial" w:hAnsi="Arial" w:cs="Arial"/>
          <w:i/>
          <w:sz w:val="22"/>
          <w:szCs w:val="22"/>
          <w:u w:val="single"/>
        </w:rPr>
        <w:t xml:space="preserve">Erwerb der Assets der EOT GmbH durch den Bund und Verlagerung dieser zum </w:t>
      </w:r>
      <w:r w:rsidR="00F65EAF" w:rsidRPr="00A30090">
        <w:rPr>
          <w:rFonts w:ascii="Arial" w:hAnsi="Arial" w:cs="Arial"/>
          <w:i/>
          <w:sz w:val="22"/>
          <w:szCs w:val="22"/>
          <w:u w:val="single"/>
        </w:rPr>
        <w:t>IOSB</w:t>
      </w:r>
      <w:r w:rsidR="00DA7322" w:rsidRPr="00A30090">
        <w:rPr>
          <w:rFonts w:ascii="Arial" w:hAnsi="Arial" w:cs="Arial"/>
          <w:i/>
          <w:sz w:val="22"/>
          <w:szCs w:val="22"/>
          <w:u w:val="single"/>
        </w:rPr>
        <w:t xml:space="preserve"> mit dem Ziel, die technologischen Fähigkeiten der Kristallzucht dort aufzubauen</w:t>
      </w:r>
    </w:p>
    <w:p w14:paraId="5AF1657A" w14:textId="1487765A" w:rsidR="00FA79AD" w:rsidRPr="00A30090" w:rsidRDefault="00FA79AD" w:rsidP="0001312E">
      <w:pPr>
        <w:spacing w:line="360" w:lineRule="auto"/>
        <w:rPr>
          <w:rFonts w:ascii="Arial" w:hAnsi="Arial" w:cs="Arial"/>
          <w:sz w:val="22"/>
          <w:szCs w:val="22"/>
        </w:rPr>
      </w:pPr>
      <w:r w:rsidRPr="00A30090">
        <w:rPr>
          <w:rFonts w:ascii="Arial" w:hAnsi="Arial" w:cs="Arial"/>
          <w:sz w:val="22"/>
          <w:szCs w:val="22"/>
        </w:rPr>
        <w:t xml:space="preserve">Die Option, von der EOT GmbH nur </w:t>
      </w:r>
      <w:r w:rsidR="00F454B0" w:rsidRPr="00A30090">
        <w:rPr>
          <w:rFonts w:ascii="Arial" w:hAnsi="Arial" w:cs="Arial"/>
          <w:sz w:val="22"/>
          <w:szCs w:val="22"/>
        </w:rPr>
        <w:t xml:space="preserve">die für die Herstellung der technischen Kristallzucht benötigten </w:t>
      </w:r>
      <w:r w:rsidRPr="00A30090">
        <w:rPr>
          <w:rFonts w:ascii="Arial" w:hAnsi="Arial" w:cs="Arial"/>
          <w:sz w:val="22"/>
          <w:szCs w:val="22"/>
        </w:rPr>
        <w:t>Assets aufzukaufen</w:t>
      </w:r>
      <w:r w:rsidR="0042338C" w:rsidRPr="00A30090">
        <w:rPr>
          <w:rFonts w:ascii="Arial" w:hAnsi="Arial" w:cs="Arial"/>
          <w:sz w:val="22"/>
          <w:szCs w:val="22"/>
        </w:rPr>
        <w:t>,</w:t>
      </w:r>
      <w:r w:rsidR="002B290D" w:rsidRPr="00A30090">
        <w:rPr>
          <w:rFonts w:ascii="Arial" w:hAnsi="Arial" w:cs="Arial"/>
          <w:sz w:val="22"/>
          <w:szCs w:val="22"/>
        </w:rPr>
        <w:t xml:space="preserve"> hat sich als ungeeignet herausgestellt. Coherent Inc.</w:t>
      </w:r>
      <w:r w:rsidR="00415997" w:rsidRPr="00A30090">
        <w:rPr>
          <w:rFonts w:ascii="Arial" w:hAnsi="Arial" w:cs="Arial"/>
          <w:sz w:val="22"/>
          <w:szCs w:val="22"/>
        </w:rPr>
        <w:t xml:space="preserve"> ist</w:t>
      </w:r>
      <w:r w:rsidR="002B290D" w:rsidRPr="00A30090">
        <w:rPr>
          <w:rFonts w:ascii="Arial" w:hAnsi="Arial" w:cs="Arial"/>
          <w:sz w:val="22"/>
          <w:szCs w:val="22"/>
        </w:rPr>
        <w:t xml:space="preserve"> nicht bereit, nur Teile des Unternehmens zu verkaufen</w:t>
      </w:r>
      <w:r w:rsidR="00C7549B" w:rsidRPr="00A30090">
        <w:rPr>
          <w:rStyle w:val="Funotenzeichen"/>
          <w:rFonts w:ascii="Arial" w:hAnsi="Arial" w:cs="Arial"/>
          <w:sz w:val="22"/>
          <w:szCs w:val="22"/>
        </w:rPr>
        <w:footnoteReference w:id="6"/>
      </w:r>
      <w:r w:rsidR="002B290D" w:rsidRPr="00A30090">
        <w:rPr>
          <w:rFonts w:ascii="Arial" w:hAnsi="Arial" w:cs="Arial"/>
          <w:sz w:val="22"/>
          <w:szCs w:val="22"/>
        </w:rPr>
        <w:t xml:space="preserve">. </w:t>
      </w:r>
    </w:p>
    <w:p w14:paraId="02DDC079" w14:textId="73DC9D9B"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47" w:name="_Ref198566824"/>
      <w:bookmarkStart w:id="48" w:name="_Toc199771617"/>
      <w:r w:rsidRPr="00A30090">
        <w:rPr>
          <w:rFonts w:ascii="Arial" w:hAnsi="Arial" w:cs="Arial"/>
          <w:color w:val="auto"/>
          <w:sz w:val="24"/>
          <w:szCs w:val="24"/>
        </w:rPr>
        <w:t xml:space="preserve">Ausführliche Darstellung der geeigneten </w:t>
      </w:r>
      <w:r w:rsidR="00104EC1" w:rsidRPr="00A30090">
        <w:rPr>
          <w:rFonts w:ascii="Arial" w:hAnsi="Arial" w:cs="Arial"/>
          <w:color w:val="auto"/>
          <w:sz w:val="24"/>
          <w:szCs w:val="24"/>
        </w:rPr>
        <w:t>Option</w:t>
      </w:r>
      <w:bookmarkEnd w:id="47"/>
      <w:bookmarkEnd w:id="48"/>
    </w:p>
    <w:p w14:paraId="624C1BBF" w14:textId="0892502A" w:rsidR="00466438" w:rsidRPr="00A30090" w:rsidRDefault="006F2341" w:rsidP="0001312E">
      <w:pPr>
        <w:spacing w:line="360" w:lineRule="auto"/>
        <w:rPr>
          <w:rFonts w:ascii="Arial" w:hAnsi="Arial" w:cs="Arial"/>
          <w:sz w:val="22"/>
          <w:szCs w:val="22"/>
        </w:rPr>
      </w:pPr>
      <w:r w:rsidRPr="00A30090">
        <w:rPr>
          <w:rFonts w:ascii="Arial" w:hAnsi="Arial" w:cs="Arial"/>
          <w:sz w:val="22"/>
          <w:szCs w:val="22"/>
        </w:rPr>
        <w:t>Der Aufbau der Kristallzucht beim IOSB ist die einzig geeignete Option.</w:t>
      </w:r>
    </w:p>
    <w:p w14:paraId="41B61EE2" w14:textId="240E5251" w:rsidR="002D724D" w:rsidRPr="00A30090" w:rsidRDefault="00AE10CF" w:rsidP="000C3A16">
      <w:pPr>
        <w:pStyle w:val="berschrift3"/>
        <w:spacing w:before="240" w:after="120" w:line="360" w:lineRule="auto"/>
        <w:rPr>
          <w:rFonts w:ascii="Arial" w:hAnsi="Arial" w:cs="Arial"/>
          <w:color w:val="auto"/>
        </w:rPr>
      </w:pPr>
      <w:bookmarkStart w:id="49" w:name="_Toc199771618"/>
      <w:r w:rsidRPr="00A30090">
        <w:rPr>
          <w:rFonts w:ascii="Arial" w:hAnsi="Arial" w:cs="Arial"/>
          <w:color w:val="auto"/>
        </w:rPr>
        <w:lastRenderedPageBreak/>
        <w:t>Aufbau der Kristallzucht am Fraunhofer IOSB in</w:t>
      </w:r>
      <w:r w:rsidR="006F2341" w:rsidRPr="00A30090">
        <w:rPr>
          <w:rFonts w:ascii="Arial" w:hAnsi="Arial" w:cs="Arial"/>
          <w:color w:val="auto"/>
        </w:rPr>
        <w:t xml:space="preserve"> </w:t>
      </w:r>
      <w:r w:rsidRPr="00A30090">
        <w:rPr>
          <w:rFonts w:ascii="Arial" w:hAnsi="Arial" w:cs="Arial"/>
          <w:color w:val="auto"/>
        </w:rPr>
        <w:t>Ettlingen</w:t>
      </w:r>
      <w:bookmarkEnd w:id="49"/>
    </w:p>
    <w:p w14:paraId="449152FA" w14:textId="42240CD0" w:rsidR="00536E19" w:rsidRPr="00A30090" w:rsidRDefault="00AE10CF" w:rsidP="0001312E">
      <w:pPr>
        <w:spacing w:line="360" w:lineRule="auto"/>
        <w:rPr>
          <w:rFonts w:ascii="Arial" w:hAnsi="Arial" w:cs="Arial"/>
          <w:sz w:val="22"/>
          <w:szCs w:val="22"/>
        </w:rPr>
      </w:pPr>
      <w:r w:rsidRPr="00A30090">
        <w:rPr>
          <w:rFonts w:ascii="Arial" w:hAnsi="Arial" w:cs="Arial"/>
          <w:sz w:val="22"/>
          <w:szCs w:val="22"/>
        </w:rPr>
        <w:t xml:space="preserve">Das IOSB ist </w:t>
      </w:r>
      <w:r w:rsidR="00536E19" w:rsidRPr="00A30090">
        <w:rPr>
          <w:rFonts w:ascii="Arial" w:hAnsi="Arial" w:cs="Arial"/>
          <w:sz w:val="22"/>
          <w:szCs w:val="22"/>
        </w:rPr>
        <w:t xml:space="preserve">im Rahmen der BMVg Grundfinanzierung </w:t>
      </w:r>
      <w:r w:rsidR="001A41D1" w:rsidRPr="00A30090">
        <w:rPr>
          <w:rFonts w:ascii="Arial" w:hAnsi="Arial" w:cs="Arial"/>
          <w:sz w:val="22"/>
          <w:szCs w:val="22"/>
        </w:rPr>
        <w:t xml:space="preserve">(GruFi) </w:t>
      </w:r>
      <w:r w:rsidRPr="00A30090">
        <w:rPr>
          <w:rFonts w:ascii="Arial" w:hAnsi="Arial" w:cs="Arial"/>
          <w:sz w:val="22"/>
          <w:szCs w:val="22"/>
        </w:rPr>
        <w:t xml:space="preserve">bereits seit 2018 mit der Kristallzucht (andere als die hier in Rede stehenden Kristalle der EOT) befasst und verfügt nachweislich über </w:t>
      </w:r>
      <w:r w:rsidRPr="00A30090">
        <w:rPr>
          <w:rFonts w:ascii="Arial" w:hAnsi="Arial" w:cs="Arial"/>
          <w:b/>
          <w:sz w:val="22"/>
          <w:szCs w:val="22"/>
        </w:rPr>
        <w:t>Erfahrungen in der Kristallzucht</w:t>
      </w:r>
      <w:r w:rsidRPr="00A30090">
        <w:rPr>
          <w:rFonts w:ascii="Arial" w:hAnsi="Arial" w:cs="Arial"/>
          <w:sz w:val="22"/>
          <w:szCs w:val="22"/>
        </w:rPr>
        <w:t xml:space="preserve"> für wehrtechnische Anwendungen</w:t>
      </w:r>
      <w:r w:rsidR="00AF4E60" w:rsidRPr="00A30090">
        <w:rPr>
          <w:rFonts w:ascii="Arial" w:hAnsi="Arial" w:cs="Arial"/>
          <w:sz w:val="22"/>
          <w:szCs w:val="22"/>
        </w:rPr>
        <w:t xml:space="preserve"> im mittleren Infrarot</w:t>
      </w:r>
      <w:r w:rsidRPr="00A30090">
        <w:rPr>
          <w:rFonts w:ascii="Arial" w:hAnsi="Arial" w:cs="Arial"/>
          <w:sz w:val="22"/>
          <w:szCs w:val="22"/>
        </w:rPr>
        <w:t>.</w:t>
      </w:r>
    </w:p>
    <w:p w14:paraId="02CBA656" w14:textId="10FFE077" w:rsidR="000C0197" w:rsidRPr="00A30090" w:rsidRDefault="00536E19" w:rsidP="008D764F">
      <w:pPr>
        <w:spacing w:line="360" w:lineRule="auto"/>
        <w:rPr>
          <w:rFonts w:ascii="Arial" w:hAnsi="Arial" w:cs="Arial"/>
          <w:sz w:val="22"/>
          <w:szCs w:val="22"/>
        </w:rPr>
      </w:pPr>
      <w:r w:rsidRPr="00A30090">
        <w:rPr>
          <w:rFonts w:ascii="Arial" w:hAnsi="Arial" w:cs="Arial"/>
          <w:sz w:val="22"/>
          <w:szCs w:val="22"/>
        </w:rPr>
        <w:t xml:space="preserve">Im Fokus </w:t>
      </w:r>
      <w:r w:rsidR="00DF1C97" w:rsidRPr="00A30090">
        <w:rPr>
          <w:rFonts w:ascii="Arial" w:hAnsi="Arial" w:cs="Arial"/>
          <w:sz w:val="22"/>
          <w:szCs w:val="22"/>
        </w:rPr>
        <w:t>standen bislang</w:t>
      </w:r>
      <w:r w:rsidRPr="00A30090">
        <w:rPr>
          <w:rFonts w:ascii="Arial" w:hAnsi="Arial" w:cs="Arial"/>
          <w:sz w:val="22"/>
          <w:szCs w:val="22"/>
        </w:rPr>
        <w:t xml:space="preserve"> insbesondere Forschungsarbeiten zu kritischen Lasermaterialien und nichtlinearen Kristallen</w:t>
      </w:r>
      <w:r w:rsidR="00280A74" w:rsidRPr="00A30090">
        <w:rPr>
          <w:rFonts w:ascii="Arial" w:hAnsi="Arial" w:cs="Arial"/>
          <w:sz w:val="22"/>
          <w:szCs w:val="22"/>
        </w:rPr>
        <w:t xml:space="preserve"> mit der </w:t>
      </w:r>
      <w:r w:rsidR="00280A74" w:rsidRPr="00A30090">
        <w:rPr>
          <w:rFonts w:ascii="Arial" w:hAnsi="Arial" w:cs="Arial"/>
          <w:b/>
          <w:sz w:val="22"/>
          <w:szCs w:val="22"/>
        </w:rPr>
        <w:t>Zielsetzung</w:t>
      </w:r>
      <w:r w:rsidRPr="00A30090">
        <w:rPr>
          <w:rFonts w:ascii="Arial" w:hAnsi="Arial" w:cs="Arial"/>
          <w:sz w:val="22"/>
          <w:szCs w:val="22"/>
        </w:rPr>
        <w:t xml:space="preserve">, das </w:t>
      </w:r>
      <w:r w:rsidRPr="00A30090">
        <w:rPr>
          <w:rFonts w:ascii="Arial" w:hAnsi="Arial" w:cs="Arial"/>
          <w:b/>
          <w:sz w:val="22"/>
          <w:szCs w:val="22"/>
        </w:rPr>
        <w:t>Wissen der Züchtung</w:t>
      </w:r>
      <w:r w:rsidRPr="00A30090">
        <w:rPr>
          <w:rFonts w:ascii="Arial" w:hAnsi="Arial" w:cs="Arial"/>
          <w:sz w:val="22"/>
          <w:szCs w:val="22"/>
        </w:rPr>
        <w:t xml:space="preserve"> von</w:t>
      </w:r>
      <w:r w:rsidR="00DF1C97" w:rsidRPr="00A30090">
        <w:rPr>
          <w:rFonts w:ascii="Arial" w:hAnsi="Arial" w:cs="Arial"/>
          <w:sz w:val="22"/>
          <w:szCs w:val="22"/>
        </w:rPr>
        <w:t xml:space="preserve"> den verwandten</w:t>
      </w:r>
      <w:r w:rsidRPr="00A30090">
        <w:rPr>
          <w:rFonts w:ascii="Arial" w:hAnsi="Arial" w:cs="Arial"/>
          <w:sz w:val="22"/>
          <w:szCs w:val="22"/>
        </w:rPr>
        <w:t xml:space="preserve"> </w:t>
      </w:r>
      <w:r w:rsidR="00BC4EE2" w:rsidRPr="00A30090">
        <w:rPr>
          <w:rFonts w:ascii="Arial" w:hAnsi="Arial" w:cs="Arial"/>
          <w:sz w:val="22"/>
          <w:szCs w:val="22"/>
        </w:rPr>
        <w:t>Oxidk</w:t>
      </w:r>
      <w:r w:rsidRPr="00A30090">
        <w:rPr>
          <w:rFonts w:ascii="Arial" w:hAnsi="Arial" w:cs="Arial"/>
          <w:sz w:val="22"/>
          <w:szCs w:val="22"/>
        </w:rPr>
        <w:t xml:space="preserve">ristallen und die Fähigkeiten der mechanischen Bearbeitung </w:t>
      </w:r>
      <w:r w:rsidR="00E759F7" w:rsidRPr="00A30090">
        <w:rPr>
          <w:rFonts w:ascii="Arial" w:hAnsi="Arial" w:cs="Arial"/>
          <w:sz w:val="22"/>
          <w:szCs w:val="22"/>
        </w:rPr>
        <w:t>de</w:t>
      </w:r>
      <w:r w:rsidR="00AF4E60" w:rsidRPr="00A30090">
        <w:rPr>
          <w:rFonts w:ascii="Arial" w:hAnsi="Arial" w:cs="Arial"/>
          <w:sz w:val="22"/>
          <w:szCs w:val="22"/>
        </w:rPr>
        <w:t>r</w:t>
      </w:r>
      <w:r w:rsidR="00E759F7" w:rsidRPr="00A30090">
        <w:rPr>
          <w:rFonts w:ascii="Arial" w:hAnsi="Arial" w:cs="Arial"/>
          <w:sz w:val="22"/>
          <w:szCs w:val="22"/>
        </w:rPr>
        <w:t xml:space="preserve">er </w:t>
      </w:r>
      <w:r w:rsidR="00786BBC" w:rsidRPr="00A30090">
        <w:rPr>
          <w:rFonts w:ascii="Arial" w:hAnsi="Arial" w:cs="Arial"/>
          <w:b/>
          <w:sz w:val="22"/>
          <w:szCs w:val="22"/>
        </w:rPr>
        <w:t>aufzubauen und weiterzuentwickeln.</w:t>
      </w:r>
      <w:r w:rsidR="00786BBC" w:rsidRPr="00A30090">
        <w:rPr>
          <w:rFonts w:ascii="Arial" w:hAnsi="Arial" w:cs="Arial"/>
          <w:sz w:val="22"/>
          <w:szCs w:val="22"/>
        </w:rPr>
        <w:t xml:space="preserve"> Das IOSB stützte sich hierbei in den vergangenen Jahren auch auf pensionierte Mitarbeiter der ehemaligen FEE GmbH</w:t>
      </w:r>
      <w:r w:rsidR="00C7549B" w:rsidRPr="00A30090">
        <w:rPr>
          <w:rStyle w:val="Funotenzeichen"/>
          <w:rFonts w:ascii="Arial" w:hAnsi="Arial" w:cs="Arial"/>
          <w:sz w:val="22"/>
          <w:szCs w:val="22"/>
        </w:rPr>
        <w:footnoteReference w:id="7"/>
      </w:r>
      <w:r w:rsidR="00786BBC" w:rsidRPr="00A30090">
        <w:rPr>
          <w:rFonts w:ascii="Arial" w:hAnsi="Arial" w:cs="Arial"/>
          <w:sz w:val="22"/>
          <w:szCs w:val="22"/>
        </w:rPr>
        <w:t xml:space="preserve"> ab, um </w:t>
      </w:r>
      <w:r w:rsidR="00AF4E60" w:rsidRPr="00A30090">
        <w:rPr>
          <w:rFonts w:ascii="Arial" w:hAnsi="Arial" w:cs="Arial"/>
          <w:sz w:val="22"/>
          <w:szCs w:val="22"/>
        </w:rPr>
        <w:t xml:space="preserve">die nötige Kompetenz </w:t>
      </w:r>
      <w:r w:rsidR="00604BBB" w:rsidRPr="00A30090">
        <w:rPr>
          <w:rFonts w:ascii="Arial" w:hAnsi="Arial" w:cs="Arial"/>
          <w:sz w:val="22"/>
          <w:szCs w:val="22"/>
        </w:rPr>
        <w:t>zu den Züchtungsrezepturen, dem technischen D</w:t>
      </w:r>
      <w:r w:rsidR="00AF4E60" w:rsidRPr="00A30090">
        <w:rPr>
          <w:rFonts w:ascii="Arial" w:hAnsi="Arial" w:cs="Arial"/>
          <w:sz w:val="22"/>
          <w:szCs w:val="22"/>
        </w:rPr>
        <w:t xml:space="preserve">esign der Kristallzüchtungsanlagen </w:t>
      </w:r>
      <w:r w:rsidR="00604BBB" w:rsidRPr="00A30090">
        <w:rPr>
          <w:rFonts w:ascii="Arial" w:hAnsi="Arial" w:cs="Arial"/>
          <w:sz w:val="22"/>
          <w:szCs w:val="22"/>
        </w:rPr>
        <w:t>sowie den Kristallzüchtungs</w:t>
      </w:r>
      <w:r w:rsidR="00AF4E60" w:rsidRPr="00A30090">
        <w:rPr>
          <w:rFonts w:ascii="Arial" w:hAnsi="Arial" w:cs="Arial"/>
          <w:sz w:val="22"/>
          <w:szCs w:val="22"/>
        </w:rPr>
        <w:t xml:space="preserve">verfahren für höchste </w:t>
      </w:r>
      <w:r w:rsidR="00604BBB" w:rsidRPr="00A30090">
        <w:rPr>
          <w:rFonts w:ascii="Arial" w:hAnsi="Arial" w:cs="Arial"/>
          <w:sz w:val="22"/>
          <w:szCs w:val="22"/>
        </w:rPr>
        <w:t>Q</w:t>
      </w:r>
      <w:r w:rsidR="00AF4E60" w:rsidRPr="00A30090">
        <w:rPr>
          <w:rFonts w:ascii="Arial" w:hAnsi="Arial" w:cs="Arial"/>
          <w:sz w:val="22"/>
          <w:szCs w:val="22"/>
        </w:rPr>
        <w:t>ualität</w:t>
      </w:r>
      <w:r w:rsidR="00604BBB" w:rsidRPr="00A30090">
        <w:rPr>
          <w:rFonts w:ascii="Arial" w:hAnsi="Arial" w:cs="Arial"/>
          <w:sz w:val="22"/>
          <w:szCs w:val="22"/>
        </w:rPr>
        <w:t>en</w:t>
      </w:r>
      <w:r w:rsidR="00CE6349" w:rsidRPr="00A30090">
        <w:rPr>
          <w:rFonts w:ascii="Arial" w:hAnsi="Arial" w:cs="Arial"/>
          <w:sz w:val="22"/>
          <w:szCs w:val="22"/>
        </w:rPr>
        <w:t xml:space="preserve"> </w:t>
      </w:r>
      <w:r w:rsidR="00786BBC" w:rsidRPr="00A30090">
        <w:rPr>
          <w:rFonts w:ascii="Arial" w:hAnsi="Arial" w:cs="Arial"/>
          <w:sz w:val="22"/>
          <w:szCs w:val="22"/>
        </w:rPr>
        <w:t>aufzubauen</w:t>
      </w:r>
      <w:r w:rsidR="00604BBB" w:rsidRPr="00A30090">
        <w:rPr>
          <w:rFonts w:ascii="Arial" w:hAnsi="Arial" w:cs="Arial"/>
          <w:sz w:val="22"/>
          <w:szCs w:val="22"/>
        </w:rPr>
        <w:t xml:space="preserve">. Das </w:t>
      </w:r>
      <w:r w:rsidR="00786BBC" w:rsidRPr="00A30090">
        <w:rPr>
          <w:rFonts w:ascii="Arial" w:hAnsi="Arial" w:cs="Arial"/>
          <w:sz w:val="22"/>
          <w:szCs w:val="22"/>
        </w:rPr>
        <w:t>theoretische</w:t>
      </w:r>
      <w:r w:rsidR="00604BBB" w:rsidRPr="00A30090">
        <w:rPr>
          <w:rFonts w:ascii="Arial" w:hAnsi="Arial" w:cs="Arial"/>
          <w:sz w:val="22"/>
          <w:szCs w:val="22"/>
        </w:rPr>
        <w:t xml:space="preserve"> Wissen um die Bearbeitungsmethoden und um die </w:t>
      </w:r>
      <w:r w:rsidR="00AF4E60" w:rsidRPr="00A30090">
        <w:rPr>
          <w:rFonts w:ascii="Arial" w:hAnsi="Arial" w:cs="Arial"/>
          <w:sz w:val="22"/>
          <w:szCs w:val="22"/>
        </w:rPr>
        <w:t xml:space="preserve">Kristall- und Läpp-/Polier-Rezepte für </w:t>
      </w:r>
      <w:r w:rsidR="00604BBB" w:rsidRPr="00A30090">
        <w:rPr>
          <w:rFonts w:ascii="Arial" w:hAnsi="Arial" w:cs="Arial"/>
          <w:sz w:val="22"/>
          <w:szCs w:val="22"/>
        </w:rPr>
        <w:t>technische K</w:t>
      </w:r>
      <w:r w:rsidR="00AF4E60" w:rsidRPr="00A30090">
        <w:rPr>
          <w:rFonts w:ascii="Arial" w:hAnsi="Arial" w:cs="Arial"/>
          <w:sz w:val="22"/>
          <w:szCs w:val="22"/>
        </w:rPr>
        <w:t xml:space="preserve">ristalle </w:t>
      </w:r>
      <w:r w:rsidR="00604BBB" w:rsidRPr="00A30090">
        <w:rPr>
          <w:rFonts w:ascii="Arial" w:hAnsi="Arial" w:cs="Arial"/>
          <w:sz w:val="22"/>
          <w:szCs w:val="22"/>
        </w:rPr>
        <w:t xml:space="preserve">mit </w:t>
      </w:r>
      <w:r w:rsidR="00AF4E60" w:rsidRPr="00A30090">
        <w:rPr>
          <w:rFonts w:ascii="Arial" w:hAnsi="Arial" w:cs="Arial"/>
          <w:sz w:val="22"/>
          <w:szCs w:val="22"/>
        </w:rPr>
        <w:t>hoher optischer Zerstörschwelle</w:t>
      </w:r>
      <w:r w:rsidR="00604BBB" w:rsidRPr="00A30090">
        <w:rPr>
          <w:rFonts w:ascii="Arial" w:hAnsi="Arial" w:cs="Arial"/>
          <w:sz w:val="22"/>
          <w:szCs w:val="22"/>
        </w:rPr>
        <w:t xml:space="preserve"> ist </w:t>
      </w:r>
      <w:r w:rsidR="00786BBC" w:rsidRPr="00A30090">
        <w:rPr>
          <w:rFonts w:ascii="Arial" w:hAnsi="Arial" w:cs="Arial"/>
          <w:sz w:val="22"/>
          <w:szCs w:val="22"/>
        </w:rPr>
        <w:t>daher</w:t>
      </w:r>
      <w:r w:rsidR="008162ED" w:rsidRPr="00A30090">
        <w:rPr>
          <w:rFonts w:ascii="Arial" w:hAnsi="Arial" w:cs="Arial"/>
          <w:sz w:val="22"/>
          <w:szCs w:val="22"/>
        </w:rPr>
        <w:t xml:space="preserve"> </w:t>
      </w:r>
      <w:r w:rsidR="00604BBB" w:rsidRPr="00A30090">
        <w:rPr>
          <w:rFonts w:ascii="Arial" w:hAnsi="Arial" w:cs="Arial"/>
          <w:sz w:val="22"/>
          <w:szCs w:val="22"/>
        </w:rPr>
        <w:t>vorhanden</w:t>
      </w:r>
      <w:r w:rsidR="00786BBC" w:rsidRPr="00A30090">
        <w:rPr>
          <w:rFonts w:ascii="Arial" w:hAnsi="Arial" w:cs="Arial"/>
          <w:sz w:val="22"/>
          <w:szCs w:val="22"/>
        </w:rPr>
        <w:t xml:space="preserve"> und bedarf nun der Umsetzung in die Praxis</w:t>
      </w:r>
      <w:r w:rsidR="00AF4E60" w:rsidRPr="00A30090">
        <w:rPr>
          <w:rFonts w:ascii="Arial" w:hAnsi="Arial" w:cs="Arial"/>
          <w:sz w:val="22"/>
          <w:szCs w:val="22"/>
        </w:rPr>
        <w:t>.</w:t>
      </w:r>
    </w:p>
    <w:p w14:paraId="61184EF1" w14:textId="3AF25358" w:rsidR="006B1538" w:rsidRPr="00A30090" w:rsidRDefault="006B1538" w:rsidP="0001312E">
      <w:pPr>
        <w:spacing w:line="360" w:lineRule="auto"/>
        <w:rPr>
          <w:rFonts w:ascii="Arial" w:hAnsi="Arial" w:cs="Arial"/>
          <w:sz w:val="22"/>
          <w:szCs w:val="22"/>
        </w:rPr>
      </w:pPr>
      <w:r w:rsidRPr="00A30090">
        <w:rPr>
          <w:rFonts w:ascii="Arial" w:hAnsi="Arial" w:cs="Arial"/>
          <w:sz w:val="22"/>
          <w:szCs w:val="22"/>
        </w:rPr>
        <w:t xml:space="preserve">Für den </w:t>
      </w:r>
      <w:r w:rsidRPr="00A30090">
        <w:rPr>
          <w:rFonts w:ascii="Arial" w:hAnsi="Arial" w:cs="Arial"/>
          <w:b/>
          <w:sz w:val="22"/>
          <w:szCs w:val="22"/>
        </w:rPr>
        <w:t>Aufbau der Kristallzucht am IOSB</w:t>
      </w:r>
      <w:r w:rsidR="00EC4E60" w:rsidRPr="00A30090">
        <w:rPr>
          <w:rFonts w:ascii="Arial" w:hAnsi="Arial" w:cs="Arial"/>
          <w:b/>
          <w:sz w:val="22"/>
          <w:szCs w:val="22"/>
        </w:rPr>
        <w:t xml:space="preserve"> (Anschubfinanzierung)</w:t>
      </w:r>
      <w:r w:rsidRPr="00A30090">
        <w:rPr>
          <w:rFonts w:ascii="Arial" w:hAnsi="Arial" w:cs="Arial"/>
          <w:sz w:val="22"/>
          <w:szCs w:val="22"/>
        </w:rPr>
        <w:t xml:space="preserve"> muss das IOSB die erforderliche technische Ausstattung sowie Container zur temporären Unterbringung </w:t>
      </w:r>
      <w:r w:rsidR="008E0B12" w:rsidRPr="00A30090">
        <w:rPr>
          <w:rFonts w:ascii="Arial" w:hAnsi="Arial" w:cs="Arial"/>
          <w:sz w:val="22"/>
          <w:szCs w:val="22"/>
        </w:rPr>
        <w:t xml:space="preserve">dieser </w:t>
      </w:r>
      <w:r w:rsidRPr="00A30090">
        <w:rPr>
          <w:rFonts w:ascii="Arial" w:hAnsi="Arial" w:cs="Arial"/>
          <w:sz w:val="22"/>
          <w:szCs w:val="22"/>
        </w:rPr>
        <w:t xml:space="preserve">auf dem Gelände des IOSB in Ettlingen beschaffen. Hierzu soll ein </w:t>
      </w:r>
      <w:r w:rsidRPr="00A30090">
        <w:rPr>
          <w:rFonts w:ascii="Arial" w:hAnsi="Arial" w:cs="Arial"/>
          <w:b/>
          <w:sz w:val="22"/>
          <w:szCs w:val="22"/>
        </w:rPr>
        <w:t>Studienvertrag</w:t>
      </w:r>
      <w:r w:rsidRPr="00A30090">
        <w:rPr>
          <w:rFonts w:ascii="Arial" w:hAnsi="Arial" w:cs="Arial"/>
          <w:sz w:val="22"/>
          <w:szCs w:val="22"/>
        </w:rPr>
        <w:t xml:space="preserve"> abgeschlossen werden, der sowohl die Kosten für die technische Ausstattung als auch die Personalkosten </w:t>
      </w:r>
      <w:r w:rsidR="008E0B12" w:rsidRPr="00A30090">
        <w:rPr>
          <w:rFonts w:ascii="Arial" w:hAnsi="Arial" w:cs="Arial"/>
          <w:sz w:val="22"/>
          <w:szCs w:val="22"/>
        </w:rPr>
        <w:t xml:space="preserve">für die Planung und den Aufbau der Anlagen </w:t>
      </w:r>
      <w:r w:rsidR="00EC4E60" w:rsidRPr="00A30090">
        <w:rPr>
          <w:rFonts w:ascii="Arial" w:hAnsi="Arial" w:cs="Arial"/>
          <w:sz w:val="22"/>
          <w:szCs w:val="22"/>
        </w:rPr>
        <w:t>sowie</w:t>
      </w:r>
      <w:r w:rsidR="008E0B12" w:rsidRPr="00A30090">
        <w:rPr>
          <w:rFonts w:ascii="Arial" w:hAnsi="Arial" w:cs="Arial"/>
          <w:sz w:val="22"/>
          <w:szCs w:val="22"/>
        </w:rPr>
        <w:t xml:space="preserve"> die ersten Tests zu den jeweiligen Kristallzüchtungen abdeckt.</w:t>
      </w:r>
    </w:p>
    <w:p w14:paraId="1D168749" w14:textId="1669603F" w:rsidR="008E0B12" w:rsidRPr="00A30090" w:rsidRDefault="008E0B12" w:rsidP="0001312E">
      <w:pPr>
        <w:spacing w:line="360" w:lineRule="auto"/>
        <w:rPr>
          <w:rFonts w:ascii="Arial" w:hAnsi="Arial" w:cs="Arial"/>
          <w:sz w:val="22"/>
          <w:szCs w:val="22"/>
        </w:rPr>
      </w:pPr>
      <w:r w:rsidRPr="00A30090">
        <w:rPr>
          <w:rFonts w:ascii="Arial" w:hAnsi="Arial" w:cs="Arial"/>
          <w:sz w:val="22"/>
          <w:szCs w:val="22"/>
        </w:rPr>
        <w:t xml:space="preserve">Die nachfolgend zum Grundbetrieb erforderlichen </w:t>
      </w:r>
      <w:r w:rsidR="00EC4E60" w:rsidRPr="00A30090">
        <w:rPr>
          <w:rFonts w:ascii="Arial" w:hAnsi="Arial" w:cs="Arial"/>
          <w:sz w:val="22"/>
          <w:szCs w:val="22"/>
        </w:rPr>
        <w:t>K</w:t>
      </w:r>
      <w:r w:rsidRPr="00A30090">
        <w:rPr>
          <w:rFonts w:ascii="Arial" w:hAnsi="Arial" w:cs="Arial"/>
          <w:sz w:val="22"/>
          <w:szCs w:val="22"/>
        </w:rPr>
        <w:t xml:space="preserve">osten </w:t>
      </w:r>
      <w:r w:rsidR="00EC4E60" w:rsidRPr="00A30090">
        <w:rPr>
          <w:rFonts w:ascii="Arial" w:hAnsi="Arial" w:cs="Arial"/>
          <w:b/>
          <w:sz w:val="22"/>
          <w:szCs w:val="22"/>
        </w:rPr>
        <w:t>(Verstetigung)</w:t>
      </w:r>
      <w:r w:rsidR="00EC4E60" w:rsidRPr="00A30090">
        <w:rPr>
          <w:rFonts w:ascii="Arial" w:hAnsi="Arial" w:cs="Arial"/>
          <w:sz w:val="22"/>
          <w:szCs w:val="22"/>
        </w:rPr>
        <w:t xml:space="preserve"> </w:t>
      </w:r>
      <w:r w:rsidRPr="00A30090">
        <w:rPr>
          <w:rFonts w:ascii="Arial" w:hAnsi="Arial" w:cs="Arial"/>
          <w:sz w:val="22"/>
          <w:szCs w:val="22"/>
        </w:rPr>
        <w:t xml:space="preserve">werden in der </w:t>
      </w:r>
      <w:r w:rsidRPr="00A30090">
        <w:rPr>
          <w:rFonts w:ascii="Arial" w:hAnsi="Arial" w:cs="Arial"/>
          <w:b/>
          <w:sz w:val="22"/>
          <w:szCs w:val="22"/>
        </w:rPr>
        <w:t>grundfinanzierten Forschung</w:t>
      </w:r>
      <w:r w:rsidRPr="00A30090">
        <w:rPr>
          <w:rFonts w:ascii="Arial" w:hAnsi="Arial" w:cs="Arial"/>
          <w:sz w:val="22"/>
          <w:szCs w:val="22"/>
        </w:rPr>
        <w:t xml:space="preserve"> </w:t>
      </w:r>
      <w:r w:rsidR="00EC4E60" w:rsidRPr="00A30090">
        <w:rPr>
          <w:rFonts w:ascii="Arial" w:hAnsi="Arial" w:cs="Arial"/>
          <w:sz w:val="22"/>
          <w:szCs w:val="22"/>
        </w:rPr>
        <w:t xml:space="preserve">durch Aufstockung der Zuwendung </w:t>
      </w:r>
      <w:r w:rsidRPr="00A30090">
        <w:rPr>
          <w:rFonts w:ascii="Arial" w:hAnsi="Arial" w:cs="Arial"/>
          <w:sz w:val="22"/>
          <w:szCs w:val="22"/>
        </w:rPr>
        <w:t>abgebildet. Damit werden die Einsatzbereitschaft der Anlagen und die Grundbefähigung zum Wissenserhalt der Kristallzucht am IOSB sichergestellt.</w:t>
      </w:r>
    </w:p>
    <w:p w14:paraId="712900A4" w14:textId="77777777" w:rsidR="00146EE9" w:rsidRPr="00A30090" w:rsidRDefault="00146EE9" w:rsidP="00146EE9">
      <w:pPr>
        <w:rPr>
          <w:rFonts w:ascii="Arial" w:hAnsi="Arial" w:cs="Arial"/>
          <w:sz w:val="22"/>
        </w:rPr>
      </w:pPr>
    </w:p>
    <w:p w14:paraId="06264D46" w14:textId="640EA072" w:rsidR="00146EE9" w:rsidRPr="00A30090" w:rsidRDefault="00146EE9" w:rsidP="00146EE9">
      <w:pPr>
        <w:rPr>
          <w:rFonts w:ascii="Arial" w:hAnsi="Arial" w:cs="Arial"/>
          <w:sz w:val="22"/>
        </w:rPr>
      </w:pPr>
      <w:r w:rsidRPr="00A30090">
        <w:rPr>
          <w:rFonts w:ascii="Arial" w:hAnsi="Arial" w:cs="Arial"/>
          <w:sz w:val="22"/>
        </w:rPr>
        <w:t xml:space="preserve">Übersicht </w:t>
      </w:r>
      <w:r w:rsidR="006174BC">
        <w:rPr>
          <w:rFonts w:ascii="Arial" w:hAnsi="Arial" w:cs="Arial"/>
          <w:sz w:val="22"/>
        </w:rPr>
        <w:t xml:space="preserve">der </w:t>
      </w:r>
      <w:r w:rsidRPr="00A30090">
        <w:rPr>
          <w:rFonts w:ascii="Arial" w:hAnsi="Arial" w:cs="Arial"/>
          <w:sz w:val="22"/>
        </w:rPr>
        <w:t>zeitliche</w:t>
      </w:r>
      <w:r w:rsidR="006174BC">
        <w:rPr>
          <w:rFonts w:ascii="Arial" w:hAnsi="Arial" w:cs="Arial"/>
          <w:sz w:val="22"/>
        </w:rPr>
        <w:t>n</w:t>
      </w:r>
      <w:r w:rsidRPr="00A30090">
        <w:rPr>
          <w:rFonts w:ascii="Arial" w:hAnsi="Arial" w:cs="Arial"/>
          <w:sz w:val="22"/>
        </w:rPr>
        <w:t xml:space="preserve"> Abläufe</w:t>
      </w:r>
      <w:r w:rsidR="006174BC">
        <w:rPr>
          <w:rFonts w:ascii="Arial" w:hAnsi="Arial" w:cs="Arial"/>
          <w:sz w:val="22"/>
        </w:rPr>
        <w:t>:</w:t>
      </w:r>
    </w:p>
    <w:p w14:paraId="3422A41C" w14:textId="117177CF" w:rsidR="00146EE9" w:rsidRPr="00A30090" w:rsidRDefault="00146EE9" w:rsidP="00146EE9"/>
    <w:p w14:paraId="01D859AD" w14:textId="11545A3D" w:rsidR="00DA7322" w:rsidRPr="00A30090" w:rsidRDefault="001B70CC" w:rsidP="001B70CC">
      <w:pPr>
        <w:spacing w:line="360" w:lineRule="auto"/>
        <w:rPr>
          <w:rFonts w:ascii="Arial" w:hAnsi="Arial" w:cs="Arial"/>
          <w:sz w:val="22"/>
        </w:rPr>
      </w:pPr>
      <w:r w:rsidRPr="00A30090">
        <w:rPr>
          <w:noProof/>
        </w:rPr>
        <w:drawing>
          <wp:inline distT="0" distB="0" distL="0" distR="0" wp14:anchorId="3A94C2C1" wp14:editId="522285BD">
            <wp:extent cx="5760720" cy="1517721"/>
            <wp:effectExtent l="0" t="0" r="0" b="635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517721"/>
                    </a:xfrm>
                    <a:prstGeom prst="rect">
                      <a:avLst/>
                    </a:prstGeom>
                    <a:noFill/>
                    <a:ln>
                      <a:noFill/>
                    </a:ln>
                  </pic:spPr>
                </pic:pic>
              </a:graphicData>
            </a:graphic>
          </wp:inline>
        </w:drawing>
      </w:r>
    </w:p>
    <w:p w14:paraId="59B8E9BD" w14:textId="77777777" w:rsidR="00D53ECE" w:rsidRPr="00A30090" w:rsidRDefault="00D53ECE" w:rsidP="007733BA">
      <w:pPr>
        <w:pStyle w:val="berschrift4"/>
        <w:spacing w:before="240" w:after="120" w:line="360" w:lineRule="auto"/>
        <w:ind w:left="862" w:hanging="862"/>
        <w:rPr>
          <w:rFonts w:ascii="Arial" w:hAnsi="Arial" w:cs="Arial"/>
          <w:color w:val="auto"/>
          <w:szCs w:val="22"/>
        </w:rPr>
      </w:pPr>
      <w:bookmarkStart w:id="50" w:name="_Ref198811188"/>
      <w:bookmarkStart w:id="51" w:name="_Toc199771619"/>
      <w:r w:rsidRPr="00A30090">
        <w:rPr>
          <w:rFonts w:ascii="Arial" w:hAnsi="Arial" w:cs="Arial"/>
          <w:color w:val="auto"/>
          <w:szCs w:val="22"/>
        </w:rPr>
        <w:lastRenderedPageBreak/>
        <w:t>A</w:t>
      </w:r>
      <w:r w:rsidR="00303B55" w:rsidRPr="00A30090">
        <w:rPr>
          <w:rFonts w:ascii="Arial" w:hAnsi="Arial" w:cs="Arial"/>
          <w:color w:val="auto"/>
          <w:szCs w:val="22"/>
        </w:rPr>
        <w:t>blauf</w:t>
      </w:r>
      <w:r w:rsidRPr="00A30090">
        <w:rPr>
          <w:rFonts w:ascii="Arial" w:hAnsi="Arial" w:cs="Arial"/>
          <w:color w:val="auto"/>
          <w:szCs w:val="22"/>
        </w:rPr>
        <w:t>organisation</w:t>
      </w:r>
      <w:bookmarkEnd w:id="50"/>
      <w:bookmarkEnd w:id="51"/>
    </w:p>
    <w:p w14:paraId="07AC6EBE" w14:textId="49183103" w:rsidR="00985B4F" w:rsidRPr="00A30090" w:rsidRDefault="00985B4F" w:rsidP="0001312E">
      <w:pPr>
        <w:spacing w:line="360" w:lineRule="auto"/>
        <w:rPr>
          <w:rFonts w:ascii="Arial" w:hAnsi="Arial" w:cs="Arial"/>
          <w:sz w:val="22"/>
        </w:rPr>
      </w:pPr>
      <w:r w:rsidRPr="00A30090">
        <w:rPr>
          <w:rFonts w:ascii="Arial" w:hAnsi="Arial" w:cs="Arial"/>
          <w:sz w:val="22"/>
        </w:rPr>
        <w:t xml:space="preserve">Es ist geplant, im Juli 2025 den </w:t>
      </w:r>
      <w:r w:rsidRPr="00A30090">
        <w:rPr>
          <w:rFonts w:ascii="Arial" w:hAnsi="Arial" w:cs="Arial"/>
          <w:b/>
          <w:sz w:val="22"/>
        </w:rPr>
        <w:t>Studienvertrag</w:t>
      </w:r>
      <w:r w:rsidRPr="00A30090">
        <w:rPr>
          <w:rFonts w:ascii="Arial" w:hAnsi="Arial" w:cs="Arial"/>
          <w:sz w:val="22"/>
        </w:rPr>
        <w:t xml:space="preserve"> in die Mitzeichnung zu geben</w:t>
      </w:r>
      <w:r w:rsidR="00641C03" w:rsidRPr="00A30090">
        <w:rPr>
          <w:rFonts w:ascii="Arial" w:hAnsi="Arial" w:cs="Arial"/>
          <w:sz w:val="22"/>
        </w:rPr>
        <w:t xml:space="preserve"> und möglichst schnell abzuschließen</w:t>
      </w:r>
      <w:r w:rsidRPr="00A30090">
        <w:rPr>
          <w:rFonts w:ascii="Arial" w:hAnsi="Arial" w:cs="Arial"/>
          <w:sz w:val="22"/>
        </w:rPr>
        <w:t xml:space="preserve">. Der Studienvertrag soll die Anschubfinanzierung abdecken. Der </w:t>
      </w:r>
      <w:r w:rsidRPr="00A30090">
        <w:rPr>
          <w:rFonts w:ascii="Arial" w:hAnsi="Arial" w:cs="Arial"/>
          <w:b/>
          <w:sz w:val="22"/>
        </w:rPr>
        <w:t>Aufbau der Laserkristallzucht</w:t>
      </w:r>
      <w:r w:rsidRPr="00A30090">
        <w:rPr>
          <w:rFonts w:ascii="Arial" w:hAnsi="Arial" w:cs="Arial"/>
          <w:sz w:val="22"/>
        </w:rPr>
        <w:t xml:space="preserve"> soll </w:t>
      </w:r>
      <w:r w:rsidR="00641C03" w:rsidRPr="00A30090">
        <w:rPr>
          <w:rFonts w:ascii="Arial" w:hAnsi="Arial" w:cs="Arial"/>
          <w:sz w:val="22"/>
        </w:rPr>
        <w:t>nach Abschluss des Studienvertrages</w:t>
      </w:r>
      <w:r w:rsidRPr="00A30090">
        <w:rPr>
          <w:rFonts w:ascii="Arial" w:hAnsi="Arial" w:cs="Arial"/>
          <w:sz w:val="22"/>
        </w:rPr>
        <w:t xml:space="preserve"> in Eigenverantwortung des IOSB bis Dezember 2026 erfolgen (Projektskizze des IOSB liegt vor).</w:t>
      </w:r>
      <w:r w:rsidR="00641C03" w:rsidRPr="00A30090">
        <w:rPr>
          <w:rFonts w:ascii="Arial" w:hAnsi="Arial" w:cs="Arial"/>
          <w:sz w:val="22"/>
        </w:rPr>
        <w:t xml:space="preserve"> </w:t>
      </w:r>
      <w:r w:rsidR="00641C03" w:rsidRPr="00A30090">
        <w:rPr>
          <w:rFonts w:ascii="Arial" w:hAnsi="Arial" w:cs="Arial"/>
          <w:b/>
          <w:sz w:val="22"/>
        </w:rPr>
        <w:t>Erste Versuchszüchtungen</w:t>
      </w:r>
      <w:r w:rsidR="00641C03" w:rsidRPr="00A30090">
        <w:rPr>
          <w:rFonts w:ascii="Arial" w:hAnsi="Arial" w:cs="Arial"/>
          <w:sz w:val="22"/>
        </w:rPr>
        <w:t xml:space="preserve"> sind beim IOSB im I. Quartal 2027 geplant. Eine </w:t>
      </w:r>
      <w:r w:rsidR="00641C03" w:rsidRPr="00A30090">
        <w:rPr>
          <w:rFonts w:ascii="Arial" w:hAnsi="Arial" w:cs="Arial"/>
          <w:b/>
          <w:sz w:val="22"/>
        </w:rPr>
        <w:t xml:space="preserve">erste Beauftragung durch </w:t>
      </w:r>
      <w:r w:rsidR="00112EAE" w:rsidRPr="00A30090">
        <w:rPr>
          <w:rFonts w:ascii="Arial" w:hAnsi="Arial" w:cs="Arial"/>
          <w:b/>
          <w:sz w:val="22"/>
        </w:rPr>
        <w:t xml:space="preserve">die </w:t>
      </w:r>
      <w:r w:rsidR="00641C03" w:rsidRPr="00A30090">
        <w:rPr>
          <w:rFonts w:ascii="Arial" w:hAnsi="Arial" w:cs="Arial"/>
          <w:b/>
          <w:sz w:val="22"/>
        </w:rPr>
        <w:t>Hensoldt</w:t>
      </w:r>
      <w:r w:rsidR="00641C03" w:rsidRPr="00A30090">
        <w:rPr>
          <w:rFonts w:ascii="Arial" w:hAnsi="Arial" w:cs="Arial"/>
          <w:sz w:val="22"/>
        </w:rPr>
        <w:t xml:space="preserve"> </w:t>
      </w:r>
      <w:r w:rsidR="00112EAE" w:rsidRPr="00A30090">
        <w:rPr>
          <w:rFonts w:ascii="Arial" w:hAnsi="Arial" w:cs="Arial"/>
          <w:sz w:val="22"/>
        </w:rPr>
        <w:t xml:space="preserve">AG </w:t>
      </w:r>
      <w:r w:rsidR="00641C03" w:rsidRPr="00A30090">
        <w:rPr>
          <w:rFonts w:ascii="Arial" w:hAnsi="Arial" w:cs="Arial"/>
          <w:sz w:val="22"/>
        </w:rPr>
        <w:t>müsste spätestens im September 202</w:t>
      </w:r>
      <w:r w:rsidR="00597904" w:rsidRPr="00A30090">
        <w:rPr>
          <w:rFonts w:ascii="Arial" w:hAnsi="Arial" w:cs="Arial"/>
          <w:sz w:val="22"/>
        </w:rPr>
        <w:t>7</w:t>
      </w:r>
      <w:r w:rsidR="00641C03" w:rsidRPr="00A30090">
        <w:rPr>
          <w:rFonts w:ascii="Arial" w:hAnsi="Arial" w:cs="Arial"/>
          <w:sz w:val="22"/>
        </w:rPr>
        <w:t xml:space="preserve"> erfolgen, um die Bedarfe der Bw lückenlos zu decken.</w:t>
      </w:r>
    </w:p>
    <w:p w14:paraId="401D20BF" w14:textId="064B2FB4" w:rsidR="00B45693" w:rsidRPr="00A30090" w:rsidRDefault="00B45693" w:rsidP="0001312E">
      <w:pPr>
        <w:spacing w:line="360" w:lineRule="auto"/>
        <w:rPr>
          <w:rFonts w:ascii="Arial" w:hAnsi="Arial" w:cs="Arial"/>
          <w:sz w:val="22"/>
        </w:rPr>
      </w:pPr>
    </w:p>
    <w:p w14:paraId="5AE637EE" w14:textId="256C64AC" w:rsidR="00B45693" w:rsidRPr="00A30090" w:rsidRDefault="00B45693" w:rsidP="00B45693">
      <w:pPr>
        <w:pStyle w:val="Listenabsatz"/>
        <w:numPr>
          <w:ilvl w:val="0"/>
          <w:numId w:val="52"/>
        </w:numPr>
        <w:spacing w:line="360" w:lineRule="auto"/>
        <w:rPr>
          <w:rFonts w:ascii="Arial" w:hAnsi="Arial" w:cs="Arial"/>
          <w:b/>
          <w:sz w:val="22"/>
          <w:szCs w:val="22"/>
        </w:rPr>
      </w:pPr>
      <w:r w:rsidRPr="00A30090">
        <w:rPr>
          <w:rFonts w:ascii="Arial" w:hAnsi="Arial" w:cs="Arial"/>
          <w:b/>
          <w:sz w:val="22"/>
          <w:szCs w:val="22"/>
        </w:rPr>
        <w:t xml:space="preserve">Bw Bedarfe im Bereich </w:t>
      </w:r>
      <w:r w:rsidR="00C7549B" w:rsidRPr="00A30090">
        <w:rPr>
          <w:rFonts w:ascii="Arial" w:hAnsi="Arial" w:cs="Arial"/>
          <w:b/>
          <w:sz w:val="22"/>
          <w:szCs w:val="22"/>
        </w:rPr>
        <w:t>wehr</w:t>
      </w:r>
      <w:r w:rsidR="00707B0D">
        <w:rPr>
          <w:rFonts w:ascii="Arial" w:hAnsi="Arial" w:cs="Arial"/>
          <w:b/>
          <w:sz w:val="22"/>
          <w:szCs w:val="22"/>
        </w:rPr>
        <w:t>technische</w:t>
      </w:r>
      <w:r w:rsidR="00C7549B" w:rsidRPr="00A30090">
        <w:rPr>
          <w:rFonts w:ascii="Arial" w:hAnsi="Arial" w:cs="Arial"/>
          <w:b/>
          <w:sz w:val="22"/>
          <w:szCs w:val="22"/>
        </w:rPr>
        <w:t xml:space="preserve"> </w:t>
      </w:r>
      <w:r w:rsidRPr="00A30090">
        <w:rPr>
          <w:rFonts w:ascii="Arial" w:hAnsi="Arial" w:cs="Arial"/>
          <w:b/>
          <w:sz w:val="22"/>
          <w:szCs w:val="22"/>
        </w:rPr>
        <w:t>Forschung</w:t>
      </w:r>
    </w:p>
    <w:p w14:paraId="4CFC92C8" w14:textId="266D2118" w:rsidR="00B45693" w:rsidRPr="00A30090" w:rsidRDefault="00B45693" w:rsidP="00B45693">
      <w:pPr>
        <w:spacing w:line="360" w:lineRule="auto"/>
        <w:rPr>
          <w:rFonts w:ascii="Arial" w:hAnsi="Arial" w:cs="Arial"/>
          <w:sz w:val="22"/>
          <w:szCs w:val="22"/>
        </w:rPr>
      </w:pPr>
      <w:r w:rsidRPr="00A30090">
        <w:rPr>
          <w:rFonts w:ascii="Arial" w:hAnsi="Arial" w:cs="Arial"/>
          <w:sz w:val="22"/>
          <w:szCs w:val="22"/>
          <w:u w:val="single"/>
        </w:rPr>
        <w:t>Gesicherte Bedarfsdeckung für die Bw bis Ende 2025:</w:t>
      </w:r>
      <w:r w:rsidRPr="00A30090">
        <w:rPr>
          <w:rFonts w:ascii="Arial" w:hAnsi="Arial" w:cs="Arial"/>
          <w:sz w:val="22"/>
          <w:szCs w:val="22"/>
        </w:rPr>
        <w:t xml:space="preserve"> </w:t>
      </w:r>
      <w:r w:rsidR="001163A4">
        <w:rPr>
          <w:rFonts w:ascii="Arial" w:hAnsi="Arial" w:cs="Arial"/>
          <w:sz w:val="22"/>
          <w:szCs w:val="22"/>
        </w:rPr>
        <w:t>Das IOSB hat bekannte Bedarfe der wehrtechnischen Forschung in 2025 zugunsten der vorrangigen</w:t>
      </w:r>
      <w:r w:rsidR="0013255D">
        <w:rPr>
          <w:rFonts w:ascii="Arial" w:hAnsi="Arial" w:cs="Arial"/>
          <w:sz w:val="22"/>
          <w:szCs w:val="22"/>
        </w:rPr>
        <w:t>, „störungsfreien“</w:t>
      </w:r>
      <w:r w:rsidR="001163A4">
        <w:rPr>
          <w:rFonts w:ascii="Arial" w:hAnsi="Arial" w:cs="Arial"/>
          <w:sz w:val="22"/>
          <w:szCs w:val="22"/>
        </w:rPr>
        <w:t xml:space="preserve"> Versorgung der Bedarfe für Nutzung (Hensoldt AG) zurückgestellt. </w:t>
      </w:r>
      <w:r w:rsidRPr="00A30090">
        <w:rPr>
          <w:rFonts w:ascii="Arial" w:hAnsi="Arial" w:cs="Arial"/>
          <w:sz w:val="22"/>
          <w:szCs w:val="22"/>
        </w:rPr>
        <w:t xml:space="preserve">Das IOSB hat </w:t>
      </w:r>
      <w:r w:rsidR="001163A4">
        <w:rPr>
          <w:rFonts w:ascii="Arial" w:hAnsi="Arial" w:cs="Arial"/>
          <w:sz w:val="22"/>
          <w:szCs w:val="22"/>
        </w:rPr>
        <w:t xml:space="preserve">daher </w:t>
      </w:r>
      <w:r w:rsidRPr="00A30090">
        <w:rPr>
          <w:rFonts w:ascii="Arial" w:hAnsi="Arial" w:cs="Arial"/>
          <w:sz w:val="22"/>
          <w:szCs w:val="22"/>
        </w:rPr>
        <w:t>darauf verzichtet, den absehbaren Bedarfsdeckungsausfall</w:t>
      </w:r>
      <w:r w:rsidR="00F67457">
        <w:rPr>
          <w:rFonts w:ascii="Arial" w:hAnsi="Arial" w:cs="Arial"/>
          <w:sz w:val="22"/>
          <w:szCs w:val="22"/>
        </w:rPr>
        <w:t xml:space="preserve"> über eine Bevorratung (nach etwaiger Bestellung und Lieferung</w:t>
      </w:r>
      <w:r w:rsidR="001163A4">
        <w:rPr>
          <w:rFonts w:ascii="Arial" w:hAnsi="Arial" w:cs="Arial"/>
          <w:sz w:val="22"/>
          <w:szCs w:val="22"/>
        </w:rPr>
        <w:t xml:space="preserve"> spezieller Kristalle</w:t>
      </w:r>
      <w:r w:rsidR="00F67457">
        <w:rPr>
          <w:rFonts w:ascii="Arial" w:hAnsi="Arial" w:cs="Arial"/>
          <w:sz w:val="22"/>
          <w:szCs w:val="22"/>
        </w:rPr>
        <w:t xml:space="preserve"> durch EOT GmbH) abzudecken. </w:t>
      </w:r>
      <w:r w:rsidR="001163A4" w:rsidRPr="00A30090">
        <w:rPr>
          <w:rFonts w:ascii="Arial" w:hAnsi="Arial" w:cs="Arial"/>
          <w:sz w:val="22"/>
          <w:szCs w:val="22"/>
        </w:rPr>
        <w:t xml:space="preserve">Die vorhandenen Kristalle für die </w:t>
      </w:r>
      <w:r w:rsidR="001163A4">
        <w:rPr>
          <w:rFonts w:ascii="Arial" w:hAnsi="Arial" w:cs="Arial"/>
          <w:sz w:val="22"/>
          <w:szCs w:val="22"/>
        </w:rPr>
        <w:t xml:space="preserve">wehrtechnische </w:t>
      </w:r>
      <w:r w:rsidR="001163A4" w:rsidRPr="00A30090">
        <w:rPr>
          <w:rFonts w:ascii="Arial" w:hAnsi="Arial" w:cs="Arial"/>
          <w:sz w:val="22"/>
          <w:szCs w:val="22"/>
        </w:rPr>
        <w:t>Forschung reichen bis Ende 2025.</w:t>
      </w:r>
    </w:p>
    <w:p w14:paraId="1097DD06" w14:textId="77777777" w:rsidR="00B45693" w:rsidRPr="00A30090" w:rsidRDefault="00B45693" w:rsidP="00B45693">
      <w:pPr>
        <w:spacing w:line="360" w:lineRule="auto"/>
        <w:rPr>
          <w:rFonts w:ascii="Arial" w:hAnsi="Arial" w:cs="Arial"/>
          <w:sz w:val="22"/>
          <w:szCs w:val="22"/>
          <w:u w:val="single"/>
        </w:rPr>
      </w:pPr>
    </w:p>
    <w:p w14:paraId="2D06E4E8" w14:textId="4A5EDED2" w:rsidR="00B45693" w:rsidRPr="00A30090" w:rsidRDefault="00B45693" w:rsidP="00B45693">
      <w:pPr>
        <w:spacing w:line="360" w:lineRule="auto"/>
        <w:rPr>
          <w:rFonts w:ascii="Arial" w:hAnsi="Arial" w:cs="Arial"/>
          <w:sz w:val="22"/>
          <w:szCs w:val="22"/>
        </w:rPr>
      </w:pPr>
      <w:r w:rsidRPr="00A30090">
        <w:rPr>
          <w:rFonts w:ascii="Arial" w:hAnsi="Arial" w:cs="Arial"/>
          <w:sz w:val="22"/>
          <w:szCs w:val="22"/>
          <w:u w:val="single"/>
        </w:rPr>
        <w:t>Bedarfsdeckung im Übergangszeitraum:</w:t>
      </w:r>
      <w:r w:rsidRPr="00A30090">
        <w:rPr>
          <w:rFonts w:ascii="Arial" w:hAnsi="Arial" w:cs="Arial"/>
          <w:sz w:val="22"/>
          <w:szCs w:val="22"/>
        </w:rPr>
        <w:t xml:space="preserve"> IOSB wird den Bedarf der Bw im Übergangszeitraum dadurch verringern, dass andere Forschungsschwerpunkte gesetzt werden, die nicht auf die Verwendung der Kristalle setzen. Sollten dennoch Kristalle benötigte werden, könnten verwertbare Einzelexemplare (gegebenenfalls schlechterer Qualität) auf dem Weltmarkt ausfindig gemacht werden, um die Grundlagenarbeiten in der weh</w:t>
      </w:r>
      <w:r w:rsidR="00A30090" w:rsidRPr="00A30090">
        <w:rPr>
          <w:rFonts w:ascii="Arial" w:hAnsi="Arial" w:cs="Arial"/>
          <w:sz w:val="22"/>
          <w:szCs w:val="22"/>
        </w:rPr>
        <w:t>r</w:t>
      </w:r>
      <w:r w:rsidR="00707B0D">
        <w:rPr>
          <w:rFonts w:ascii="Arial" w:hAnsi="Arial" w:cs="Arial"/>
          <w:sz w:val="22"/>
          <w:szCs w:val="22"/>
        </w:rPr>
        <w:t>technischen</w:t>
      </w:r>
      <w:r w:rsidRPr="00A30090">
        <w:rPr>
          <w:rFonts w:ascii="Arial" w:hAnsi="Arial" w:cs="Arial"/>
          <w:sz w:val="22"/>
          <w:szCs w:val="22"/>
        </w:rPr>
        <w:t xml:space="preserve"> Forschung der Bw fortführen zu können.</w:t>
      </w:r>
    </w:p>
    <w:p w14:paraId="7C8854D2" w14:textId="77777777" w:rsidR="00B45693" w:rsidRPr="00A30090" w:rsidRDefault="00B45693" w:rsidP="00B45693">
      <w:pPr>
        <w:spacing w:line="360" w:lineRule="auto"/>
        <w:rPr>
          <w:rFonts w:ascii="Arial" w:hAnsi="Arial" w:cs="Arial"/>
          <w:sz w:val="22"/>
          <w:szCs w:val="22"/>
        </w:rPr>
      </w:pPr>
    </w:p>
    <w:p w14:paraId="152AF381" w14:textId="77777777" w:rsidR="00B45693" w:rsidRPr="00A30090" w:rsidRDefault="00B45693" w:rsidP="00B45693">
      <w:pPr>
        <w:spacing w:line="360" w:lineRule="auto"/>
        <w:rPr>
          <w:rFonts w:ascii="Arial" w:hAnsi="Arial" w:cs="Arial"/>
          <w:sz w:val="22"/>
          <w:szCs w:val="22"/>
        </w:rPr>
      </w:pPr>
      <w:r w:rsidRPr="00A30090">
        <w:rPr>
          <w:rFonts w:ascii="Arial" w:hAnsi="Arial" w:cs="Arial"/>
          <w:sz w:val="22"/>
          <w:szCs w:val="22"/>
          <w:u w:val="single"/>
        </w:rPr>
        <w:t>Anschlussbedarfsdeckung:</w:t>
      </w:r>
      <w:r w:rsidRPr="00A30090">
        <w:rPr>
          <w:rFonts w:ascii="Arial" w:hAnsi="Arial" w:cs="Arial"/>
          <w:sz w:val="22"/>
          <w:szCs w:val="22"/>
        </w:rPr>
        <w:t xml:space="preserve"> Sobald die Anschlussbedarfsdeckung sichergestellt ist, können die Arbeiten in Wehrtechnik und Forschung wieder vollständig aufgenommen werden.</w:t>
      </w:r>
    </w:p>
    <w:p w14:paraId="6291C705" w14:textId="77777777" w:rsidR="00D53ECE" w:rsidRPr="00A30090" w:rsidRDefault="00D53ECE" w:rsidP="007733BA">
      <w:pPr>
        <w:pStyle w:val="berschrift4"/>
        <w:spacing w:before="240" w:after="120" w:line="360" w:lineRule="auto"/>
        <w:ind w:left="862" w:hanging="862"/>
        <w:rPr>
          <w:rFonts w:ascii="Arial" w:hAnsi="Arial" w:cs="Arial"/>
          <w:color w:val="auto"/>
          <w:szCs w:val="22"/>
        </w:rPr>
      </w:pPr>
      <w:bookmarkStart w:id="52" w:name="_Toc199771620"/>
      <w:r w:rsidRPr="00A30090">
        <w:rPr>
          <w:rFonts w:ascii="Arial" w:hAnsi="Arial" w:cs="Arial"/>
          <w:color w:val="auto"/>
          <w:szCs w:val="22"/>
        </w:rPr>
        <w:t>A</w:t>
      </w:r>
      <w:r w:rsidR="00303B55" w:rsidRPr="00A30090">
        <w:rPr>
          <w:rFonts w:ascii="Arial" w:hAnsi="Arial" w:cs="Arial"/>
          <w:color w:val="auto"/>
          <w:szCs w:val="22"/>
        </w:rPr>
        <w:t>ufbau</w:t>
      </w:r>
      <w:r w:rsidRPr="00A30090">
        <w:rPr>
          <w:rFonts w:ascii="Arial" w:hAnsi="Arial" w:cs="Arial"/>
          <w:color w:val="auto"/>
          <w:szCs w:val="22"/>
        </w:rPr>
        <w:t>organisation</w:t>
      </w:r>
      <w:bookmarkEnd w:id="52"/>
    </w:p>
    <w:p w14:paraId="4F36410D" w14:textId="00BA054C" w:rsidR="00641C03" w:rsidRPr="00A30090" w:rsidRDefault="000C34B9" w:rsidP="0001312E">
      <w:pPr>
        <w:spacing w:line="360" w:lineRule="auto"/>
        <w:rPr>
          <w:rFonts w:ascii="Arial" w:hAnsi="Arial" w:cs="Arial"/>
          <w:sz w:val="22"/>
          <w:szCs w:val="22"/>
        </w:rPr>
      </w:pPr>
      <w:r w:rsidRPr="00A30090">
        <w:rPr>
          <w:rFonts w:ascii="Arial" w:hAnsi="Arial" w:cs="Arial"/>
          <w:sz w:val="22"/>
          <w:szCs w:val="22"/>
        </w:rPr>
        <w:t xml:space="preserve">Die </w:t>
      </w:r>
      <w:r w:rsidR="001726E6" w:rsidRPr="00A30090">
        <w:rPr>
          <w:rFonts w:ascii="Arial" w:hAnsi="Arial" w:cs="Arial"/>
          <w:b/>
          <w:sz w:val="22"/>
          <w:szCs w:val="22"/>
        </w:rPr>
        <w:t>inhaltlichen</w:t>
      </w:r>
      <w:r w:rsidR="001726E6" w:rsidRPr="00A30090">
        <w:rPr>
          <w:rFonts w:ascii="Arial" w:hAnsi="Arial" w:cs="Arial"/>
          <w:sz w:val="22"/>
          <w:szCs w:val="22"/>
        </w:rPr>
        <w:t xml:space="preserve"> </w:t>
      </w:r>
      <w:r w:rsidRPr="00A30090">
        <w:rPr>
          <w:rFonts w:ascii="Arial" w:hAnsi="Arial" w:cs="Arial"/>
          <w:b/>
          <w:sz w:val="22"/>
          <w:szCs w:val="22"/>
        </w:rPr>
        <w:t>Tätigkeitsschwerpunkte</w:t>
      </w:r>
      <w:r w:rsidRPr="00A30090">
        <w:rPr>
          <w:rFonts w:ascii="Arial" w:hAnsi="Arial" w:cs="Arial"/>
          <w:sz w:val="22"/>
          <w:szCs w:val="22"/>
        </w:rPr>
        <w:t xml:space="preserve"> im Bereich der Laserkristallzucht beim IOSB werden </w:t>
      </w:r>
      <w:r w:rsidRPr="00A30090">
        <w:rPr>
          <w:rFonts w:ascii="Arial" w:hAnsi="Arial" w:cs="Arial"/>
          <w:b/>
          <w:sz w:val="22"/>
          <w:szCs w:val="22"/>
        </w:rPr>
        <w:t xml:space="preserve">an den Bedarfen der Bw ausgerichtet </w:t>
      </w:r>
      <w:r w:rsidRPr="00A30090">
        <w:rPr>
          <w:rFonts w:ascii="Arial" w:hAnsi="Arial" w:cs="Arial"/>
          <w:sz w:val="22"/>
          <w:szCs w:val="22"/>
        </w:rPr>
        <w:t>(gesteuert durch: GruFi und F&amp;T-Studienverträge der Stufen 1 und 2).</w:t>
      </w:r>
      <w:r w:rsidR="001726E6" w:rsidRPr="00A30090">
        <w:rPr>
          <w:rFonts w:ascii="Arial" w:hAnsi="Arial" w:cs="Arial"/>
          <w:sz w:val="22"/>
          <w:szCs w:val="22"/>
        </w:rPr>
        <w:t xml:space="preserve"> Die Beauftragung für die Bedarfe der Bw in der Nutzung erfolgt durch </w:t>
      </w:r>
      <w:r w:rsidR="00B30E78" w:rsidRPr="00A30090">
        <w:rPr>
          <w:rFonts w:ascii="Arial" w:hAnsi="Arial" w:cs="Arial"/>
          <w:sz w:val="22"/>
          <w:szCs w:val="22"/>
        </w:rPr>
        <w:t xml:space="preserve">die </w:t>
      </w:r>
      <w:r w:rsidR="001726E6" w:rsidRPr="00A30090">
        <w:rPr>
          <w:rFonts w:ascii="Arial" w:hAnsi="Arial" w:cs="Arial"/>
          <w:sz w:val="22"/>
          <w:szCs w:val="22"/>
        </w:rPr>
        <w:t xml:space="preserve">Hensoldt </w:t>
      </w:r>
      <w:r w:rsidR="00B30E78" w:rsidRPr="00A30090">
        <w:rPr>
          <w:rFonts w:ascii="Arial" w:hAnsi="Arial" w:cs="Arial"/>
          <w:sz w:val="22"/>
          <w:szCs w:val="22"/>
        </w:rPr>
        <w:t xml:space="preserve">AG </w:t>
      </w:r>
      <w:r w:rsidR="001726E6" w:rsidRPr="00A30090">
        <w:rPr>
          <w:rFonts w:ascii="Arial" w:hAnsi="Arial" w:cs="Arial"/>
          <w:sz w:val="22"/>
          <w:szCs w:val="22"/>
        </w:rPr>
        <w:t>direkt.</w:t>
      </w:r>
      <w:r w:rsidR="002F0AFC" w:rsidRPr="00A30090">
        <w:rPr>
          <w:rFonts w:ascii="Arial" w:hAnsi="Arial" w:cs="Arial"/>
          <w:sz w:val="22"/>
          <w:szCs w:val="22"/>
        </w:rPr>
        <w:t xml:space="preserve"> </w:t>
      </w:r>
      <w:r w:rsidR="007B17C4" w:rsidRPr="00A30090">
        <w:rPr>
          <w:rFonts w:ascii="Arial" w:hAnsi="Arial" w:cs="Arial"/>
          <w:sz w:val="22"/>
          <w:szCs w:val="22"/>
        </w:rPr>
        <w:t xml:space="preserve">Analog der Ausgangslage (vgl. </w:t>
      </w:r>
      <w:r w:rsidR="007B17C4" w:rsidRPr="00A30090">
        <w:rPr>
          <w:rFonts w:ascii="Arial" w:hAnsi="Arial" w:cs="Arial"/>
          <w:sz w:val="22"/>
          <w:szCs w:val="22"/>
        </w:rPr>
        <w:fldChar w:fldCharType="begin"/>
      </w:r>
      <w:r w:rsidR="007B17C4" w:rsidRPr="00A30090">
        <w:rPr>
          <w:rFonts w:ascii="Arial" w:hAnsi="Arial" w:cs="Arial"/>
          <w:sz w:val="22"/>
          <w:szCs w:val="22"/>
        </w:rPr>
        <w:instrText xml:space="preserve"> REF _Ref198565593 \r \h </w:instrText>
      </w:r>
      <w:r w:rsidR="007B17C4" w:rsidRPr="00A30090">
        <w:rPr>
          <w:rFonts w:ascii="Arial" w:hAnsi="Arial" w:cs="Arial"/>
          <w:sz w:val="22"/>
          <w:szCs w:val="22"/>
        </w:rPr>
      </w:r>
      <w:r w:rsidR="007B17C4" w:rsidRPr="00A30090">
        <w:rPr>
          <w:rFonts w:ascii="Arial" w:hAnsi="Arial" w:cs="Arial"/>
          <w:sz w:val="22"/>
          <w:szCs w:val="22"/>
        </w:rPr>
        <w:fldChar w:fldCharType="separate"/>
      </w:r>
      <w:r w:rsidR="007B17C4" w:rsidRPr="00A30090">
        <w:rPr>
          <w:rFonts w:ascii="Arial" w:hAnsi="Arial" w:cs="Arial"/>
          <w:sz w:val="22"/>
          <w:szCs w:val="22"/>
        </w:rPr>
        <w:t>2.4</w:t>
      </w:r>
      <w:r w:rsidR="007B17C4" w:rsidRPr="00A30090">
        <w:rPr>
          <w:rFonts w:ascii="Arial" w:hAnsi="Arial" w:cs="Arial"/>
          <w:sz w:val="22"/>
          <w:szCs w:val="22"/>
        </w:rPr>
        <w:fldChar w:fldCharType="end"/>
      </w:r>
      <w:r w:rsidR="007B17C4" w:rsidRPr="00A30090">
        <w:rPr>
          <w:rFonts w:ascii="Arial" w:hAnsi="Arial" w:cs="Arial"/>
          <w:sz w:val="22"/>
          <w:szCs w:val="22"/>
        </w:rPr>
        <w:t xml:space="preserve">) beschafft </w:t>
      </w:r>
      <w:r w:rsidR="007B17C4" w:rsidRPr="00A30090">
        <w:rPr>
          <w:rFonts w:ascii="Arial" w:hAnsi="Arial" w:cs="Arial"/>
          <w:sz w:val="22"/>
          <w:szCs w:val="22"/>
        </w:rPr>
        <w:lastRenderedPageBreak/>
        <w:t>die Bundeswehr WaSys, in denen die optischen BE der LEM enthalten sind. Die Kosten für die Herstellung der optischen BE gehen dabei anteilig in die Kosten der WaSys ein.</w:t>
      </w:r>
    </w:p>
    <w:p w14:paraId="71D66B12" w14:textId="77777777" w:rsidR="00541E38" w:rsidRPr="00A30090" w:rsidRDefault="002D724D" w:rsidP="000C3A16">
      <w:pPr>
        <w:pStyle w:val="berschrift4"/>
        <w:spacing w:before="240" w:after="120" w:line="360" w:lineRule="auto"/>
        <w:ind w:left="862" w:hanging="862"/>
        <w:rPr>
          <w:rFonts w:ascii="Arial" w:hAnsi="Arial" w:cs="Arial"/>
          <w:color w:val="auto"/>
        </w:rPr>
      </w:pPr>
      <w:bookmarkStart w:id="53" w:name="_Ref198567476"/>
      <w:bookmarkStart w:id="54" w:name="_Toc199771621"/>
      <w:r w:rsidRPr="00A30090">
        <w:rPr>
          <w:rFonts w:ascii="Arial" w:hAnsi="Arial" w:cs="Arial"/>
          <w:color w:val="auto"/>
        </w:rPr>
        <w:t>Personal</w:t>
      </w:r>
      <w:bookmarkEnd w:id="53"/>
      <w:bookmarkEnd w:id="54"/>
    </w:p>
    <w:p w14:paraId="315E88D1" w14:textId="1CB9CD39" w:rsidR="001B70CC" w:rsidRPr="00A30090" w:rsidRDefault="001B70CC" w:rsidP="0001312E">
      <w:pPr>
        <w:spacing w:line="360" w:lineRule="auto"/>
        <w:rPr>
          <w:rFonts w:ascii="Arial" w:hAnsi="Arial" w:cs="Arial"/>
          <w:sz w:val="22"/>
        </w:rPr>
      </w:pPr>
      <w:r w:rsidRPr="00A30090">
        <w:rPr>
          <w:rFonts w:ascii="Arial" w:hAnsi="Arial" w:cs="Arial"/>
          <w:sz w:val="22"/>
        </w:rPr>
        <w:t>Entfällt</w:t>
      </w:r>
    </w:p>
    <w:p w14:paraId="459F6ED8" w14:textId="3F373E28" w:rsidR="00541E38" w:rsidRPr="00A30090" w:rsidRDefault="002D724D" w:rsidP="007733BA">
      <w:pPr>
        <w:pStyle w:val="berschrift4"/>
        <w:spacing w:before="240" w:after="120" w:line="360" w:lineRule="auto"/>
        <w:ind w:left="862" w:hanging="862"/>
        <w:rPr>
          <w:rFonts w:ascii="Arial" w:hAnsi="Arial" w:cs="Arial"/>
          <w:color w:val="auto"/>
          <w:szCs w:val="22"/>
        </w:rPr>
      </w:pPr>
      <w:bookmarkStart w:id="55" w:name="_Toc199771622"/>
      <w:r w:rsidRPr="00A30090">
        <w:rPr>
          <w:rFonts w:ascii="Arial" w:hAnsi="Arial" w:cs="Arial"/>
          <w:color w:val="auto"/>
          <w:szCs w:val="22"/>
        </w:rPr>
        <w:t>Material</w:t>
      </w:r>
      <w:bookmarkEnd w:id="55"/>
    </w:p>
    <w:p w14:paraId="271F8841" w14:textId="77777777" w:rsidR="001B70CC" w:rsidRPr="00A30090" w:rsidRDefault="001B70CC" w:rsidP="0001312E">
      <w:pPr>
        <w:spacing w:line="360" w:lineRule="auto"/>
        <w:rPr>
          <w:rFonts w:ascii="Arial" w:hAnsi="Arial" w:cs="Arial"/>
          <w:sz w:val="22"/>
          <w:szCs w:val="22"/>
        </w:rPr>
      </w:pPr>
      <w:r w:rsidRPr="00A30090">
        <w:rPr>
          <w:rFonts w:ascii="Arial" w:hAnsi="Arial" w:cs="Arial"/>
          <w:sz w:val="22"/>
          <w:szCs w:val="22"/>
        </w:rPr>
        <w:t>Entfällt</w:t>
      </w:r>
    </w:p>
    <w:p w14:paraId="22787005" w14:textId="77777777" w:rsidR="00AB250A" w:rsidRPr="00A30090" w:rsidRDefault="002D724D" w:rsidP="007733BA">
      <w:pPr>
        <w:pStyle w:val="berschrift4"/>
        <w:spacing w:before="240" w:after="120" w:line="360" w:lineRule="auto"/>
        <w:ind w:left="862" w:hanging="862"/>
        <w:rPr>
          <w:rFonts w:ascii="Arial" w:hAnsi="Arial" w:cs="Arial"/>
          <w:color w:val="auto"/>
          <w:szCs w:val="22"/>
        </w:rPr>
      </w:pPr>
      <w:bookmarkStart w:id="56" w:name="_Toc199771623"/>
      <w:r w:rsidRPr="00A30090">
        <w:rPr>
          <w:rFonts w:ascii="Arial" w:hAnsi="Arial" w:cs="Arial"/>
          <w:color w:val="auto"/>
          <w:szCs w:val="22"/>
        </w:rPr>
        <w:t>Infrastruktur</w:t>
      </w:r>
      <w:bookmarkEnd w:id="56"/>
    </w:p>
    <w:p w14:paraId="0CD7F707" w14:textId="77777777" w:rsidR="001B70CC" w:rsidRPr="00A30090" w:rsidRDefault="001B70CC">
      <w:pPr>
        <w:spacing w:line="360" w:lineRule="auto"/>
        <w:rPr>
          <w:rFonts w:ascii="Arial" w:hAnsi="Arial" w:cs="Arial"/>
          <w:sz w:val="22"/>
          <w:szCs w:val="22"/>
        </w:rPr>
      </w:pPr>
      <w:r w:rsidRPr="00A30090">
        <w:rPr>
          <w:rFonts w:ascii="Arial" w:hAnsi="Arial" w:cs="Arial"/>
          <w:sz w:val="22"/>
          <w:szCs w:val="22"/>
        </w:rPr>
        <w:t>Entfällt</w:t>
      </w:r>
    </w:p>
    <w:p w14:paraId="79ABA1A6" w14:textId="77777777" w:rsidR="002D724D" w:rsidRPr="00A30090" w:rsidRDefault="002D724D" w:rsidP="007733BA">
      <w:pPr>
        <w:pStyle w:val="berschrift4"/>
        <w:spacing w:before="240" w:after="120" w:line="360" w:lineRule="auto"/>
        <w:ind w:left="862" w:hanging="862"/>
        <w:rPr>
          <w:rFonts w:ascii="Arial" w:hAnsi="Arial" w:cs="Arial"/>
          <w:color w:val="auto"/>
          <w:szCs w:val="22"/>
        </w:rPr>
      </w:pPr>
      <w:bookmarkStart w:id="57" w:name="_Ref198815705"/>
      <w:bookmarkStart w:id="58" w:name="_Ref198815800"/>
      <w:bookmarkStart w:id="59" w:name="_Toc199771624"/>
      <w:r w:rsidRPr="00A30090">
        <w:rPr>
          <w:rFonts w:ascii="Arial" w:hAnsi="Arial" w:cs="Arial"/>
          <w:color w:val="auto"/>
          <w:szCs w:val="22"/>
        </w:rPr>
        <w:t>Sach- und Dienstleistungen</w:t>
      </w:r>
      <w:bookmarkEnd w:id="57"/>
      <w:bookmarkEnd w:id="58"/>
      <w:bookmarkEnd w:id="59"/>
    </w:p>
    <w:p w14:paraId="213ACDDD" w14:textId="694E57CC" w:rsidR="00DD348A" w:rsidRDefault="00DD348A" w:rsidP="003C5D1B">
      <w:pPr>
        <w:spacing w:line="360" w:lineRule="auto"/>
        <w:rPr>
          <w:rFonts w:ascii="Arial" w:hAnsi="Arial" w:cs="Arial"/>
          <w:sz w:val="22"/>
          <w:szCs w:val="22"/>
        </w:rPr>
      </w:pPr>
      <w:r>
        <w:rPr>
          <w:rFonts w:ascii="Arial" w:hAnsi="Arial" w:cs="Arial"/>
          <w:sz w:val="22"/>
          <w:szCs w:val="22"/>
        </w:rPr>
        <w:t xml:space="preserve">Für die erstmalige Herstellung der Befähigung zur wehrtechnischen Forschung </w:t>
      </w:r>
      <w:r w:rsidR="00E20276">
        <w:rPr>
          <w:rFonts w:ascii="Arial" w:hAnsi="Arial" w:cs="Arial"/>
          <w:sz w:val="22"/>
          <w:szCs w:val="22"/>
        </w:rPr>
        <w:t>an Laserk</w:t>
      </w:r>
      <w:r w:rsidR="00371988">
        <w:rPr>
          <w:rFonts w:ascii="Arial" w:hAnsi="Arial" w:cs="Arial"/>
          <w:sz w:val="22"/>
          <w:szCs w:val="22"/>
        </w:rPr>
        <w:t xml:space="preserve">ristallen </w:t>
      </w:r>
      <w:r>
        <w:rPr>
          <w:rFonts w:ascii="Arial" w:hAnsi="Arial" w:cs="Arial"/>
          <w:sz w:val="22"/>
          <w:szCs w:val="22"/>
        </w:rPr>
        <w:t xml:space="preserve">und </w:t>
      </w:r>
      <w:r w:rsidR="00371988">
        <w:rPr>
          <w:rFonts w:ascii="Arial" w:hAnsi="Arial" w:cs="Arial"/>
          <w:sz w:val="22"/>
          <w:szCs w:val="22"/>
        </w:rPr>
        <w:t xml:space="preserve">deren </w:t>
      </w:r>
      <w:r>
        <w:rPr>
          <w:rFonts w:ascii="Arial" w:hAnsi="Arial" w:cs="Arial"/>
          <w:sz w:val="22"/>
          <w:szCs w:val="22"/>
        </w:rPr>
        <w:t xml:space="preserve">Produktion </w:t>
      </w:r>
      <w:r w:rsidR="00304259">
        <w:rPr>
          <w:rFonts w:ascii="Arial" w:hAnsi="Arial" w:cs="Arial"/>
          <w:sz w:val="22"/>
          <w:szCs w:val="22"/>
        </w:rPr>
        <w:t xml:space="preserve">gemäß den Bedarfen der Bw </w:t>
      </w:r>
      <w:r>
        <w:rPr>
          <w:rFonts w:ascii="Arial" w:hAnsi="Arial" w:cs="Arial"/>
          <w:sz w:val="22"/>
          <w:szCs w:val="22"/>
        </w:rPr>
        <w:t>ist</w:t>
      </w:r>
      <w:r w:rsidR="00304259">
        <w:rPr>
          <w:rFonts w:ascii="Arial" w:hAnsi="Arial" w:cs="Arial"/>
          <w:sz w:val="22"/>
          <w:szCs w:val="22"/>
        </w:rPr>
        <w:t xml:space="preserve"> wissenschaftliches</w:t>
      </w:r>
      <w:r>
        <w:rPr>
          <w:rFonts w:ascii="Arial" w:hAnsi="Arial" w:cs="Arial"/>
          <w:sz w:val="22"/>
          <w:szCs w:val="22"/>
        </w:rPr>
        <w:t xml:space="preserve"> </w:t>
      </w:r>
      <w:r w:rsidRPr="00C71369">
        <w:rPr>
          <w:rFonts w:ascii="Arial" w:hAnsi="Arial" w:cs="Arial"/>
          <w:b/>
          <w:i/>
          <w:sz w:val="22"/>
          <w:szCs w:val="22"/>
        </w:rPr>
        <w:t>Personal</w:t>
      </w:r>
      <w:r>
        <w:rPr>
          <w:rFonts w:ascii="Arial" w:hAnsi="Arial" w:cs="Arial"/>
          <w:sz w:val="22"/>
          <w:szCs w:val="22"/>
        </w:rPr>
        <w:t xml:space="preserve"> </w:t>
      </w:r>
      <w:r w:rsidR="00E449AE">
        <w:rPr>
          <w:rFonts w:ascii="Arial" w:hAnsi="Arial" w:cs="Arial"/>
          <w:sz w:val="22"/>
          <w:szCs w:val="22"/>
        </w:rPr>
        <w:t xml:space="preserve">mit der Qualifikation </w:t>
      </w:r>
      <w:r w:rsidR="0067752F">
        <w:rPr>
          <w:rFonts w:ascii="Arial" w:hAnsi="Arial" w:cs="Arial"/>
          <w:sz w:val="22"/>
          <w:szCs w:val="22"/>
        </w:rPr>
        <w:t>Techniker (EG11) und erfahrener Wissenschaftler (EG14)</w:t>
      </w:r>
      <w:r w:rsidR="00E449AE">
        <w:rPr>
          <w:rFonts w:ascii="Arial" w:hAnsi="Arial" w:cs="Arial"/>
          <w:sz w:val="22"/>
          <w:szCs w:val="22"/>
        </w:rPr>
        <w:t xml:space="preserve"> im</w:t>
      </w:r>
      <w:r>
        <w:rPr>
          <w:rFonts w:ascii="Arial" w:hAnsi="Arial" w:cs="Arial"/>
          <w:sz w:val="22"/>
          <w:szCs w:val="22"/>
        </w:rPr>
        <w:t xml:space="preserve"> Umfang von </w:t>
      </w:r>
      <w:r w:rsidR="0067752F">
        <w:rPr>
          <w:rFonts w:ascii="Arial" w:hAnsi="Arial" w:cs="Arial"/>
          <w:sz w:val="22"/>
          <w:szCs w:val="22"/>
        </w:rPr>
        <w:t>insgesamt 5,8 und 21,3</w:t>
      </w:r>
      <w:r>
        <w:rPr>
          <w:rFonts w:ascii="Arial" w:hAnsi="Arial" w:cs="Arial"/>
          <w:sz w:val="22"/>
          <w:szCs w:val="22"/>
        </w:rPr>
        <w:t xml:space="preserve"> Personenmonaten</w:t>
      </w:r>
      <w:r w:rsidR="00304259">
        <w:rPr>
          <w:rFonts w:ascii="Arial" w:hAnsi="Arial" w:cs="Arial"/>
          <w:sz w:val="22"/>
          <w:szCs w:val="22"/>
        </w:rPr>
        <w:t xml:space="preserve"> in den Jahren 2025 und 2026 erforderlich.</w:t>
      </w:r>
    </w:p>
    <w:p w14:paraId="4E7C01D8" w14:textId="21149ECC" w:rsidR="00F96D55" w:rsidRPr="00A30090" w:rsidRDefault="004D1111" w:rsidP="004D1111">
      <w:pPr>
        <w:spacing w:line="360" w:lineRule="auto"/>
        <w:rPr>
          <w:rFonts w:ascii="Arial" w:hAnsi="Arial" w:cs="Arial"/>
          <w:sz w:val="22"/>
          <w:szCs w:val="22"/>
        </w:rPr>
      </w:pPr>
      <w:r w:rsidRPr="00A30090">
        <w:rPr>
          <w:rFonts w:ascii="Arial" w:hAnsi="Arial" w:cs="Arial"/>
          <w:sz w:val="22"/>
          <w:szCs w:val="22"/>
        </w:rPr>
        <w:t xml:space="preserve">Die Ausstattung für die Laserkristallzucht </w:t>
      </w:r>
      <w:r w:rsidR="00371988" w:rsidRPr="00A30090">
        <w:rPr>
          <w:rFonts w:ascii="Arial" w:hAnsi="Arial" w:cs="Arial"/>
          <w:sz w:val="22"/>
          <w:szCs w:val="22"/>
        </w:rPr>
        <w:t>(</w:t>
      </w:r>
      <w:r w:rsidR="00371988" w:rsidRPr="00C71369">
        <w:rPr>
          <w:rFonts w:ascii="Arial" w:hAnsi="Arial" w:cs="Arial"/>
          <w:b/>
          <w:i/>
          <w:sz w:val="22"/>
          <w:szCs w:val="22"/>
        </w:rPr>
        <w:t>Invest</w:t>
      </w:r>
      <w:r w:rsidR="00371988" w:rsidRPr="00A30090">
        <w:rPr>
          <w:rFonts w:ascii="Arial" w:hAnsi="Arial" w:cs="Arial"/>
          <w:sz w:val="22"/>
          <w:szCs w:val="22"/>
        </w:rPr>
        <w:t xml:space="preserve">) </w:t>
      </w:r>
      <w:r w:rsidRPr="00A30090">
        <w:rPr>
          <w:rFonts w:ascii="Arial" w:hAnsi="Arial" w:cs="Arial"/>
          <w:sz w:val="22"/>
          <w:szCs w:val="22"/>
        </w:rPr>
        <w:t xml:space="preserve">wird auf Grundlage eines Studienvertrages vom IOSB </w:t>
      </w:r>
      <w:r w:rsidRPr="00A30090">
        <w:rPr>
          <w:rFonts w:ascii="Arial" w:hAnsi="Arial" w:cs="Arial"/>
          <w:b/>
          <w:sz w:val="22"/>
          <w:szCs w:val="22"/>
        </w:rPr>
        <w:t>neu beschafft</w:t>
      </w:r>
      <w:r w:rsidR="003C5D1B">
        <w:rPr>
          <w:rFonts w:ascii="Arial" w:hAnsi="Arial" w:cs="Arial"/>
          <w:sz w:val="22"/>
          <w:szCs w:val="22"/>
        </w:rPr>
        <w:t xml:space="preserve"> (siehe </w:t>
      </w:r>
      <w:r w:rsidR="003C0FA0">
        <w:rPr>
          <w:rFonts w:ascii="Arial" w:hAnsi="Arial" w:cs="Arial"/>
          <w:sz w:val="22"/>
          <w:szCs w:val="22"/>
        </w:rPr>
        <w:t>Excel-</w:t>
      </w:r>
      <w:r w:rsidR="003C5D1B">
        <w:rPr>
          <w:rFonts w:ascii="Arial" w:hAnsi="Arial" w:cs="Arial"/>
          <w:sz w:val="22"/>
          <w:szCs w:val="22"/>
        </w:rPr>
        <w:t xml:space="preserve">Anlage, Tabellenblatt „Aufstellung IOSB“, Zeilen </w:t>
      </w:r>
      <w:r w:rsidR="0067752F">
        <w:rPr>
          <w:rFonts w:ascii="Arial" w:hAnsi="Arial" w:cs="Arial"/>
          <w:sz w:val="22"/>
          <w:szCs w:val="22"/>
        </w:rPr>
        <w:t>1</w:t>
      </w:r>
      <w:r w:rsidR="00D95A13">
        <w:rPr>
          <w:rFonts w:ascii="Arial" w:hAnsi="Arial" w:cs="Arial"/>
          <w:sz w:val="22"/>
          <w:szCs w:val="22"/>
        </w:rPr>
        <w:t>1</w:t>
      </w:r>
      <w:r w:rsidR="003C5D1B">
        <w:rPr>
          <w:rFonts w:ascii="Arial" w:hAnsi="Arial" w:cs="Arial"/>
          <w:sz w:val="22"/>
          <w:szCs w:val="22"/>
        </w:rPr>
        <w:t>-10</w:t>
      </w:r>
      <w:r w:rsidR="000627FE">
        <w:rPr>
          <w:rFonts w:ascii="Arial" w:hAnsi="Arial" w:cs="Arial"/>
          <w:sz w:val="22"/>
          <w:szCs w:val="22"/>
        </w:rPr>
        <w:t>5</w:t>
      </w:r>
      <w:r w:rsidR="003C5D1B">
        <w:rPr>
          <w:rFonts w:ascii="Arial" w:hAnsi="Arial" w:cs="Arial"/>
          <w:sz w:val="22"/>
          <w:szCs w:val="22"/>
        </w:rPr>
        <w:t>)</w:t>
      </w:r>
      <w:r w:rsidRPr="00A30090">
        <w:rPr>
          <w:rFonts w:ascii="Arial" w:hAnsi="Arial" w:cs="Arial"/>
          <w:sz w:val="22"/>
          <w:szCs w:val="22"/>
        </w:rPr>
        <w:t xml:space="preserve">. </w:t>
      </w:r>
      <w:r w:rsidR="00F96D55" w:rsidRPr="00A30090">
        <w:rPr>
          <w:rFonts w:ascii="Arial" w:hAnsi="Arial" w:cs="Arial"/>
          <w:sz w:val="22"/>
          <w:szCs w:val="22"/>
        </w:rPr>
        <w:t>Die</w:t>
      </w:r>
      <w:r w:rsidR="003C5D1B">
        <w:rPr>
          <w:rFonts w:ascii="Arial" w:hAnsi="Arial" w:cs="Arial"/>
          <w:sz w:val="22"/>
          <w:szCs w:val="22"/>
        </w:rPr>
        <w:t>se</w:t>
      </w:r>
      <w:r w:rsidR="00F44194" w:rsidRPr="00A30090">
        <w:rPr>
          <w:rFonts w:ascii="Arial" w:hAnsi="Arial" w:cs="Arial"/>
          <w:sz w:val="22"/>
          <w:szCs w:val="22"/>
        </w:rPr>
        <w:t xml:space="preserve"> technische Ausstattung der jeweiligen Kristallzucht und zugehörige Messtechnik sowie d</w:t>
      </w:r>
      <w:r w:rsidR="00DD348A">
        <w:rPr>
          <w:rFonts w:ascii="Arial" w:hAnsi="Arial" w:cs="Arial"/>
          <w:sz w:val="22"/>
          <w:szCs w:val="22"/>
        </w:rPr>
        <w:t>i</w:t>
      </w:r>
      <w:r w:rsidR="00F44194" w:rsidRPr="00A30090">
        <w:rPr>
          <w:rFonts w:ascii="Arial" w:hAnsi="Arial" w:cs="Arial"/>
          <w:sz w:val="22"/>
          <w:szCs w:val="22"/>
        </w:rPr>
        <w:t xml:space="preserve">e Sachmittel für die Aufnahme des Erstbetriebs </w:t>
      </w:r>
      <w:r w:rsidR="00DD348A">
        <w:rPr>
          <w:rFonts w:ascii="Arial" w:hAnsi="Arial" w:cs="Arial"/>
          <w:sz w:val="22"/>
          <w:szCs w:val="22"/>
        </w:rPr>
        <w:t>werden in den Jahren 2025 und 2026 beschafft.</w:t>
      </w:r>
    </w:p>
    <w:p w14:paraId="14FC36A2" w14:textId="76CE06B0" w:rsidR="004D1111" w:rsidRPr="00A30090" w:rsidRDefault="004D1111" w:rsidP="004D1111">
      <w:pPr>
        <w:spacing w:line="360" w:lineRule="auto"/>
        <w:rPr>
          <w:rFonts w:ascii="Arial" w:hAnsi="Arial" w:cs="Arial"/>
          <w:sz w:val="22"/>
          <w:szCs w:val="22"/>
        </w:rPr>
      </w:pPr>
      <w:r w:rsidRPr="00A30090">
        <w:rPr>
          <w:rFonts w:ascii="Arial" w:hAnsi="Arial" w:cs="Arial"/>
          <w:sz w:val="22"/>
          <w:szCs w:val="22"/>
        </w:rPr>
        <w:t xml:space="preserve">Die </w:t>
      </w:r>
      <w:bookmarkStart w:id="60" w:name="_Hlk198799930"/>
      <w:r w:rsidRPr="00A30090">
        <w:rPr>
          <w:rFonts w:ascii="Arial" w:hAnsi="Arial" w:cs="Arial"/>
          <w:sz w:val="22"/>
          <w:szCs w:val="22"/>
        </w:rPr>
        <w:t xml:space="preserve">technischen Gerätschaften </w:t>
      </w:r>
      <w:bookmarkEnd w:id="60"/>
      <w:r w:rsidRPr="00A30090">
        <w:rPr>
          <w:rFonts w:ascii="Arial" w:hAnsi="Arial" w:cs="Arial"/>
          <w:sz w:val="22"/>
          <w:szCs w:val="22"/>
        </w:rPr>
        <w:t xml:space="preserve">haben dabei grundsätzlich eine hohe Lebenszeitdauer von etwa 30 Jahren. Die </w:t>
      </w:r>
      <w:r w:rsidRPr="00A30090">
        <w:rPr>
          <w:rFonts w:ascii="Arial" w:hAnsi="Arial" w:cs="Arial"/>
          <w:b/>
          <w:sz w:val="22"/>
          <w:szCs w:val="22"/>
        </w:rPr>
        <w:t xml:space="preserve">Verantwortung für die Instandhaltung </w:t>
      </w:r>
      <w:r w:rsidRPr="00A30090">
        <w:rPr>
          <w:rFonts w:ascii="Arial" w:hAnsi="Arial" w:cs="Arial"/>
          <w:sz w:val="22"/>
          <w:szCs w:val="22"/>
        </w:rPr>
        <w:t>der technischen Gerätschaften geht zum Ende der Studie mit dem Eigentumsüber</w:t>
      </w:r>
      <w:r w:rsidR="00F96D55" w:rsidRPr="00A30090">
        <w:rPr>
          <w:rFonts w:ascii="Arial" w:hAnsi="Arial" w:cs="Arial"/>
          <w:sz w:val="22"/>
          <w:szCs w:val="22"/>
        </w:rPr>
        <w:t>trag</w:t>
      </w:r>
      <w:r w:rsidRPr="00A30090">
        <w:rPr>
          <w:rFonts w:ascii="Arial" w:hAnsi="Arial" w:cs="Arial"/>
          <w:sz w:val="22"/>
          <w:szCs w:val="22"/>
        </w:rPr>
        <w:t xml:space="preserve"> an das IOSB auf dieses über. </w:t>
      </w:r>
      <w:r w:rsidR="00F44194" w:rsidRPr="00A30090">
        <w:rPr>
          <w:rFonts w:ascii="Arial" w:hAnsi="Arial" w:cs="Arial"/>
          <w:sz w:val="22"/>
          <w:szCs w:val="22"/>
        </w:rPr>
        <w:t xml:space="preserve">Das IOSB stellt </w:t>
      </w:r>
      <w:r w:rsidR="00371988">
        <w:rPr>
          <w:rFonts w:ascii="Arial" w:hAnsi="Arial" w:cs="Arial"/>
          <w:sz w:val="22"/>
          <w:szCs w:val="22"/>
        </w:rPr>
        <w:t xml:space="preserve">mit eigenen Mitteln </w:t>
      </w:r>
      <w:r w:rsidR="00F44194" w:rsidRPr="00A30090">
        <w:rPr>
          <w:rFonts w:ascii="Arial" w:hAnsi="Arial" w:cs="Arial"/>
          <w:sz w:val="22"/>
          <w:szCs w:val="22"/>
        </w:rPr>
        <w:t xml:space="preserve">sicher, dass die übereignete technische Ausstattung weiterhin für den Bedarf der Bw einsatzbereit gehalten wird. </w:t>
      </w:r>
      <w:r w:rsidR="00DD348A">
        <w:rPr>
          <w:rFonts w:ascii="Arial" w:hAnsi="Arial" w:cs="Arial"/>
          <w:sz w:val="22"/>
          <w:szCs w:val="22"/>
        </w:rPr>
        <w:t xml:space="preserve">Über </w:t>
      </w:r>
      <w:r w:rsidR="00F44194" w:rsidRPr="00A30090">
        <w:rPr>
          <w:rFonts w:ascii="Arial" w:hAnsi="Arial" w:cs="Arial"/>
          <w:sz w:val="22"/>
          <w:szCs w:val="22"/>
        </w:rPr>
        <w:t xml:space="preserve">künftige Forschungsaufträge </w:t>
      </w:r>
      <w:r w:rsidR="0072464C" w:rsidRPr="00A30090">
        <w:rPr>
          <w:rFonts w:ascii="Arial" w:hAnsi="Arial" w:cs="Arial"/>
          <w:sz w:val="22"/>
          <w:szCs w:val="22"/>
        </w:rPr>
        <w:t xml:space="preserve">der Bw </w:t>
      </w:r>
      <w:r w:rsidR="00DD348A">
        <w:rPr>
          <w:rFonts w:ascii="Arial" w:hAnsi="Arial" w:cs="Arial"/>
          <w:sz w:val="22"/>
          <w:szCs w:val="22"/>
        </w:rPr>
        <w:t xml:space="preserve">an das </w:t>
      </w:r>
      <w:r w:rsidR="0072464C" w:rsidRPr="00A30090">
        <w:rPr>
          <w:rFonts w:ascii="Arial" w:hAnsi="Arial" w:cs="Arial"/>
          <w:sz w:val="22"/>
          <w:szCs w:val="22"/>
        </w:rPr>
        <w:t xml:space="preserve">IOSB </w:t>
      </w:r>
      <w:r w:rsidR="00DD348A">
        <w:rPr>
          <w:rFonts w:ascii="Arial" w:hAnsi="Arial" w:cs="Arial"/>
          <w:sz w:val="22"/>
          <w:szCs w:val="22"/>
        </w:rPr>
        <w:t>sowie Aufträge zur Produktion von optischen BE (z.</w:t>
      </w:r>
      <w:r w:rsidR="00DD348A">
        <w:rPr>
          <w:rFonts w:ascii="Arial" w:hAnsi="Arial" w:cs="Arial"/>
          <w:sz w:val="22"/>
          <w:szCs w:val="22"/>
        </w:rPr>
        <w:t> </w:t>
      </w:r>
      <w:r w:rsidR="00DD348A">
        <w:rPr>
          <w:rFonts w:ascii="Arial" w:hAnsi="Arial" w:cs="Arial"/>
          <w:sz w:val="22"/>
          <w:szCs w:val="22"/>
        </w:rPr>
        <w:t xml:space="preserve">B. durch die Hensoldt AG) </w:t>
      </w:r>
      <w:r w:rsidR="00F44194" w:rsidRPr="00A30090">
        <w:rPr>
          <w:rFonts w:ascii="Arial" w:hAnsi="Arial" w:cs="Arial"/>
          <w:sz w:val="22"/>
          <w:szCs w:val="22"/>
        </w:rPr>
        <w:t xml:space="preserve">werden </w:t>
      </w:r>
      <w:r w:rsidR="00371988">
        <w:rPr>
          <w:rFonts w:ascii="Arial" w:hAnsi="Arial" w:cs="Arial"/>
          <w:sz w:val="22"/>
          <w:szCs w:val="22"/>
        </w:rPr>
        <w:t xml:space="preserve">die </w:t>
      </w:r>
      <w:r w:rsidR="00DD348A">
        <w:rPr>
          <w:rFonts w:ascii="Arial" w:hAnsi="Arial" w:cs="Arial"/>
          <w:sz w:val="22"/>
          <w:szCs w:val="22"/>
        </w:rPr>
        <w:t xml:space="preserve">Kosten für </w:t>
      </w:r>
      <w:r w:rsidR="00F44194" w:rsidRPr="00A30090">
        <w:rPr>
          <w:rFonts w:ascii="Arial" w:hAnsi="Arial" w:cs="Arial"/>
          <w:sz w:val="22"/>
          <w:szCs w:val="22"/>
        </w:rPr>
        <w:t>erforderliche Instandhaltungen erwirtschaftet.</w:t>
      </w:r>
      <w:r w:rsidR="00825D6D">
        <w:rPr>
          <w:rFonts w:ascii="Arial" w:hAnsi="Arial" w:cs="Arial"/>
          <w:sz w:val="22"/>
          <w:szCs w:val="22"/>
        </w:rPr>
        <w:t xml:space="preserve"> Gleiches gilt für jegliche Kosten des Betriebs während der Forschung und Produktion (z.</w:t>
      </w:r>
      <w:r w:rsidR="00825D6D">
        <w:rPr>
          <w:rFonts w:ascii="Arial" w:hAnsi="Arial" w:cs="Arial"/>
          <w:sz w:val="22"/>
          <w:szCs w:val="22"/>
        </w:rPr>
        <w:t> </w:t>
      </w:r>
      <w:r w:rsidR="00825D6D">
        <w:rPr>
          <w:rFonts w:ascii="Arial" w:hAnsi="Arial" w:cs="Arial"/>
          <w:sz w:val="22"/>
          <w:szCs w:val="22"/>
        </w:rPr>
        <w:t>B. Personal, Verbrauchsmaterial, Strom, Infrastrukturnutzung).</w:t>
      </w:r>
    </w:p>
    <w:p w14:paraId="026EF0F1" w14:textId="77777777" w:rsidR="00371988" w:rsidRDefault="00371988" w:rsidP="004D1111">
      <w:pPr>
        <w:spacing w:line="360" w:lineRule="auto"/>
        <w:rPr>
          <w:rFonts w:ascii="Arial" w:hAnsi="Arial" w:cs="Arial"/>
          <w:sz w:val="22"/>
          <w:szCs w:val="22"/>
        </w:rPr>
      </w:pPr>
    </w:p>
    <w:p w14:paraId="50CEF689" w14:textId="05D31183" w:rsidR="004D1111" w:rsidRPr="00A30090" w:rsidRDefault="004D1111" w:rsidP="004D1111">
      <w:pPr>
        <w:spacing w:line="360" w:lineRule="auto"/>
        <w:rPr>
          <w:rFonts w:ascii="Arial" w:hAnsi="Arial" w:cs="Arial"/>
          <w:sz w:val="22"/>
          <w:szCs w:val="22"/>
        </w:rPr>
      </w:pPr>
      <w:r w:rsidRPr="00A30090">
        <w:rPr>
          <w:rFonts w:ascii="Arial" w:hAnsi="Arial" w:cs="Arial"/>
          <w:sz w:val="22"/>
          <w:szCs w:val="22"/>
        </w:rPr>
        <w:t xml:space="preserve">Für den Aufbau der Laserkristallzucht am IOSB sind </w:t>
      </w:r>
      <w:r w:rsidRPr="00A30090">
        <w:rPr>
          <w:rFonts w:ascii="Arial" w:hAnsi="Arial" w:cs="Arial"/>
          <w:b/>
          <w:sz w:val="22"/>
          <w:szCs w:val="22"/>
        </w:rPr>
        <w:t>nur geringe Vorkehrungen</w:t>
      </w:r>
      <w:r w:rsidRPr="00A30090">
        <w:rPr>
          <w:rFonts w:ascii="Arial" w:hAnsi="Arial" w:cs="Arial"/>
          <w:sz w:val="22"/>
          <w:szCs w:val="22"/>
        </w:rPr>
        <w:t xml:space="preserve"> im Bereich der </w:t>
      </w:r>
      <w:r w:rsidRPr="00C71369">
        <w:rPr>
          <w:rFonts w:ascii="Arial" w:hAnsi="Arial" w:cs="Arial"/>
          <w:b/>
          <w:i/>
          <w:sz w:val="22"/>
          <w:szCs w:val="22"/>
        </w:rPr>
        <w:t>Infrastruktur</w:t>
      </w:r>
      <w:r w:rsidRPr="00A30090">
        <w:rPr>
          <w:rFonts w:ascii="Arial" w:hAnsi="Arial" w:cs="Arial"/>
          <w:sz w:val="22"/>
          <w:szCs w:val="22"/>
        </w:rPr>
        <w:t xml:space="preserve"> zu veranlassen</w:t>
      </w:r>
      <w:r w:rsidR="0072464C" w:rsidRPr="00A30090">
        <w:rPr>
          <w:rFonts w:ascii="Arial" w:hAnsi="Arial" w:cs="Arial"/>
          <w:sz w:val="22"/>
          <w:szCs w:val="22"/>
        </w:rPr>
        <w:t>.</w:t>
      </w:r>
      <w:r w:rsidRPr="00A30090">
        <w:rPr>
          <w:rFonts w:ascii="Arial" w:hAnsi="Arial" w:cs="Arial"/>
          <w:sz w:val="22"/>
          <w:szCs w:val="22"/>
        </w:rPr>
        <w:t xml:space="preserve"> Für eine </w:t>
      </w:r>
      <w:r w:rsidRPr="00A30090">
        <w:rPr>
          <w:rFonts w:ascii="Arial" w:hAnsi="Arial" w:cs="Arial"/>
          <w:b/>
          <w:sz w:val="22"/>
          <w:szCs w:val="22"/>
        </w:rPr>
        <w:t>Übergangslösung</w:t>
      </w:r>
      <w:r w:rsidRPr="00A30090">
        <w:rPr>
          <w:rFonts w:ascii="Arial" w:hAnsi="Arial" w:cs="Arial"/>
          <w:sz w:val="22"/>
          <w:szCs w:val="22"/>
        </w:rPr>
        <w:t xml:space="preserve"> müssen für die Laserkristallzucht </w:t>
      </w:r>
      <w:r w:rsidRPr="00A30090">
        <w:rPr>
          <w:rFonts w:ascii="Arial" w:hAnsi="Arial" w:cs="Arial"/>
          <w:b/>
          <w:sz w:val="22"/>
          <w:szCs w:val="22"/>
        </w:rPr>
        <w:t>Container</w:t>
      </w:r>
      <w:r w:rsidRPr="00A30090">
        <w:rPr>
          <w:rFonts w:ascii="Arial" w:hAnsi="Arial" w:cs="Arial"/>
          <w:sz w:val="22"/>
          <w:szCs w:val="22"/>
        </w:rPr>
        <w:t xml:space="preserve"> auf dem Gelände des IOSB verbracht werden. </w:t>
      </w:r>
      <w:r w:rsidR="00371988">
        <w:rPr>
          <w:rFonts w:ascii="Arial" w:hAnsi="Arial" w:cs="Arial"/>
          <w:sz w:val="22"/>
          <w:szCs w:val="22"/>
        </w:rPr>
        <w:t xml:space="preserve">Dies wird in den </w:t>
      </w:r>
      <w:r w:rsidR="00371988">
        <w:rPr>
          <w:rFonts w:ascii="Arial" w:hAnsi="Arial" w:cs="Arial"/>
          <w:sz w:val="22"/>
          <w:szCs w:val="22"/>
        </w:rPr>
        <w:lastRenderedPageBreak/>
        <w:t xml:space="preserve">Jahren 2025 und 2026 erfolgen. </w:t>
      </w:r>
      <w:r w:rsidRPr="00A30090">
        <w:rPr>
          <w:rFonts w:ascii="Arial" w:hAnsi="Arial" w:cs="Arial"/>
          <w:sz w:val="22"/>
          <w:szCs w:val="22"/>
        </w:rPr>
        <w:t>Die Beschaffung der Container durch das IOSB soll über den Studienvertrag abgedeckt werden.</w:t>
      </w:r>
    </w:p>
    <w:p w14:paraId="2ED4D3EA" w14:textId="6FBDD084" w:rsidR="004D1111" w:rsidRPr="00A30090" w:rsidRDefault="004D1111" w:rsidP="004D1111">
      <w:pPr>
        <w:spacing w:line="360" w:lineRule="auto"/>
        <w:rPr>
          <w:rFonts w:ascii="Arial" w:hAnsi="Arial" w:cs="Arial"/>
          <w:sz w:val="22"/>
          <w:szCs w:val="22"/>
        </w:rPr>
      </w:pPr>
      <w:r w:rsidRPr="00A30090">
        <w:rPr>
          <w:rFonts w:ascii="Arial" w:hAnsi="Arial" w:cs="Arial"/>
          <w:sz w:val="22"/>
          <w:szCs w:val="22"/>
        </w:rPr>
        <w:t xml:space="preserve">Beim IOSB in Ettlingen befindet sich ein Neubau eines Laborgebäudes per se schon in Planung. </w:t>
      </w:r>
      <w:r w:rsidR="006D6D93">
        <w:rPr>
          <w:rFonts w:ascii="Arial" w:hAnsi="Arial" w:cs="Arial"/>
          <w:sz w:val="22"/>
          <w:szCs w:val="22"/>
        </w:rPr>
        <w:t xml:space="preserve">Die Ausgaben hierfür werden über einen anderen </w:t>
      </w:r>
      <w:r w:rsidR="00481B6E">
        <w:rPr>
          <w:rFonts w:ascii="Arial" w:hAnsi="Arial" w:cs="Arial"/>
          <w:sz w:val="22"/>
          <w:szCs w:val="22"/>
        </w:rPr>
        <w:t xml:space="preserve">Prozess bereitgestellt und sind hier nicht weiter zu betrachten. </w:t>
      </w:r>
      <w:r w:rsidRPr="00A30090">
        <w:rPr>
          <w:rFonts w:ascii="Arial" w:hAnsi="Arial" w:cs="Arial"/>
          <w:sz w:val="22"/>
          <w:szCs w:val="22"/>
        </w:rPr>
        <w:t xml:space="preserve">In diesem kann nach Fertigstellung die Kristallzucht vollständig untergebracht werden. </w:t>
      </w:r>
    </w:p>
    <w:p w14:paraId="3AADB3B0" w14:textId="77777777" w:rsidR="00DD348A" w:rsidRDefault="00DD348A" w:rsidP="001B70CC">
      <w:pPr>
        <w:spacing w:line="360" w:lineRule="auto"/>
        <w:rPr>
          <w:rFonts w:ascii="Arial" w:hAnsi="Arial" w:cs="Arial"/>
          <w:sz w:val="22"/>
        </w:rPr>
      </w:pPr>
    </w:p>
    <w:p w14:paraId="1E7F4AEA" w14:textId="21006720" w:rsidR="00C94428" w:rsidRPr="00A30090" w:rsidRDefault="001B70CC" w:rsidP="009D1BA2">
      <w:pPr>
        <w:spacing w:line="360" w:lineRule="auto"/>
        <w:rPr>
          <w:rFonts w:ascii="Arial" w:hAnsi="Arial" w:cs="Arial"/>
          <w:sz w:val="22"/>
        </w:rPr>
      </w:pPr>
      <w:r w:rsidRPr="00A30090" w:rsidDel="00DD348A">
        <w:rPr>
          <w:rFonts w:ascii="Arial" w:hAnsi="Arial" w:cs="Arial"/>
          <w:sz w:val="22"/>
        </w:rPr>
        <w:t xml:space="preserve">Für das Betreiben der </w:t>
      </w:r>
      <w:r w:rsidR="00481B6E">
        <w:rPr>
          <w:rFonts w:ascii="Arial" w:hAnsi="Arial" w:cs="Arial"/>
          <w:sz w:val="22"/>
        </w:rPr>
        <w:t xml:space="preserve">Grundlagenforschung (F&amp;T Stufe 0) zur </w:t>
      </w:r>
      <w:r w:rsidRPr="00A30090" w:rsidDel="00DD348A">
        <w:rPr>
          <w:rFonts w:ascii="Arial" w:hAnsi="Arial" w:cs="Arial"/>
          <w:sz w:val="22"/>
        </w:rPr>
        <w:t xml:space="preserve">Laserkristallzucht </w:t>
      </w:r>
      <w:r w:rsidR="00F23280" w:rsidRPr="00A30090" w:rsidDel="00DD348A">
        <w:rPr>
          <w:rFonts w:ascii="Arial" w:hAnsi="Arial" w:cs="Arial"/>
          <w:sz w:val="22"/>
        </w:rPr>
        <w:t xml:space="preserve">im Regelbetrieb </w:t>
      </w:r>
      <w:r w:rsidRPr="00A30090" w:rsidDel="00DD348A">
        <w:rPr>
          <w:rFonts w:ascii="Arial" w:hAnsi="Arial" w:cs="Arial"/>
          <w:sz w:val="22"/>
        </w:rPr>
        <w:t xml:space="preserve">werden aufgrund der Vielschichtigkeit der Kristallarten </w:t>
      </w:r>
      <w:r w:rsidR="004B50F5">
        <w:rPr>
          <w:rFonts w:ascii="Arial" w:hAnsi="Arial" w:cs="Arial"/>
          <w:sz w:val="22"/>
        </w:rPr>
        <w:t xml:space="preserve">dauerhaft </w:t>
      </w:r>
      <w:r w:rsidRPr="00A30090" w:rsidDel="00DD348A">
        <w:rPr>
          <w:rFonts w:ascii="Arial" w:hAnsi="Arial" w:cs="Arial"/>
          <w:b/>
          <w:sz w:val="22"/>
        </w:rPr>
        <w:t>drei Wissenschaftler</w:t>
      </w:r>
      <w:r w:rsidRPr="00A30090" w:rsidDel="00DD348A">
        <w:rPr>
          <w:rFonts w:ascii="Arial" w:hAnsi="Arial" w:cs="Arial"/>
          <w:sz w:val="22"/>
        </w:rPr>
        <w:t xml:space="preserve"> benötigt</w:t>
      </w:r>
      <w:r w:rsidR="004B50F5">
        <w:rPr>
          <w:rFonts w:ascii="Arial" w:hAnsi="Arial" w:cs="Arial"/>
          <w:sz w:val="22"/>
        </w:rPr>
        <w:t>.</w:t>
      </w:r>
      <w:r w:rsidR="009D1BA2">
        <w:rPr>
          <w:rFonts w:ascii="Arial" w:hAnsi="Arial" w:cs="Arial"/>
          <w:sz w:val="22"/>
        </w:rPr>
        <w:t xml:space="preserve"> </w:t>
      </w:r>
      <w:r w:rsidR="009D1BA2">
        <w:rPr>
          <w:rFonts w:ascii="Arial" w:hAnsi="Arial" w:cs="Arial"/>
          <w:sz w:val="22"/>
        </w:rPr>
        <w:t xml:space="preserve">Im Fokus stehen hier Grundlagenforschung zur Optimierung der Verfahren der Kristallzucht (Erzielen höherer </w:t>
      </w:r>
      <w:r w:rsidR="009D1BA2">
        <w:rPr>
          <w:rFonts w:ascii="Arial" w:hAnsi="Arial" w:cs="Arial"/>
          <w:sz w:val="22"/>
        </w:rPr>
        <w:t>Kristallqualitäten)</w:t>
      </w:r>
      <w:r w:rsidR="009D1BA2">
        <w:rPr>
          <w:rFonts w:ascii="Arial" w:hAnsi="Arial" w:cs="Arial"/>
          <w:sz w:val="22"/>
        </w:rPr>
        <w:t xml:space="preserve"> sowie</w:t>
      </w:r>
      <w:r w:rsidR="009D1BA2">
        <w:rPr>
          <w:rFonts w:ascii="Arial" w:hAnsi="Arial" w:cs="Arial"/>
          <w:sz w:val="22"/>
        </w:rPr>
        <w:t xml:space="preserve"> der mechanischen Bearbeitung und Politur </w:t>
      </w:r>
      <w:r w:rsidR="009D1BA2">
        <w:rPr>
          <w:rFonts w:ascii="Arial" w:hAnsi="Arial" w:cs="Arial"/>
          <w:sz w:val="22"/>
        </w:rPr>
        <w:t xml:space="preserve">der o.g. </w:t>
      </w:r>
      <w:r w:rsidR="009D1BA2">
        <w:rPr>
          <w:rFonts w:ascii="Arial" w:hAnsi="Arial" w:cs="Arial"/>
          <w:sz w:val="22"/>
        </w:rPr>
        <w:t xml:space="preserve">(spröden) </w:t>
      </w:r>
      <w:r w:rsidR="009D1BA2">
        <w:rPr>
          <w:rFonts w:ascii="Arial" w:hAnsi="Arial" w:cs="Arial"/>
          <w:sz w:val="22"/>
        </w:rPr>
        <w:t>Kristalle</w:t>
      </w:r>
      <w:r w:rsidR="009D1BA2">
        <w:rPr>
          <w:rFonts w:ascii="Arial" w:hAnsi="Arial" w:cs="Arial"/>
          <w:sz w:val="22"/>
        </w:rPr>
        <w:t xml:space="preserve"> zur Verbesserung der optischen Eigenschaften </w:t>
      </w:r>
      <w:r w:rsidR="00652036">
        <w:rPr>
          <w:rFonts w:ascii="Arial" w:hAnsi="Arial" w:cs="Arial"/>
          <w:sz w:val="22"/>
        </w:rPr>
        <w:t>(höhere Oberflächengüten und Zerstörschwellen)</w:t>
      </w:r>
      <w:r w:rsidR="009D1BA2">
        <w:rPr>
          <w:rFonts w:ascii="Arial" w:hAnsi="Arial" w:cs="Arial"/>
          <w:sz w:val="22"/>
        </w:rPr>
        <w:t xml:space="preserve">. </w:t>
      </w:r>
    </w:p>
    <w:p w14:paraId="708DE64B" w14:textId="3BF73C60" w:rsidR="00514379" w:rsidRPr="00A30090" w:rsidRDefault="00514379" w:rsidP="007733BA">
      <w:pPr>
        <w:pStyle w:val="berschrift4"/>
        <w:spacing w:before="240" w:after="120" w:line="360" w:lineRule="auto"/>
        <w:ind w:left="862" w:hanging="862"/>
        <w:rPr>
          <w:rFonts w:ascii="Arial" w:hAnsi="Arial" w:cs="Arial"/>
          <w:color w:val="auto"/>
          <w:szCs w:val="22"/>
        </w:rPr>
      </w:pPr>
      <w:bookmarkStart w:id="61" w:name="_Toc199771625"/>
      <w:r w:rsidRPr="00A30090">
        <w:rPr>
          <w:rFonts w:ascii="Arial" w:hAnsi="Arial" w:cs="Arial"/>
          <w:color w:val="auto"/>
          <w:szCs w:val="22"/>
        </w:rPr>
        <w:t>Einnahmen</w:t>
      </w:r>
      <w:bookmarkEnd w:id="61"/>
    </w:p>
    <w:p w14:paraId="4D34F317" w14:textId="77777777" w:rsidR="003C0FA0" w:rsidRPr="00A30090" w:rsidRDefault="003C0FA0" w:rsidP="003C0FA0">
      <w:pPr>
        <w:spacing w:line="360" w:lineRule="auto"/>
        <w:rPr>
          <w:rFonts w:ascii="Arial" w:hAnsi="Arial" w:cs="Arial"/>
          <w:sz w:val="22"/>
        </w:rPr>
      </w:pPr>
      <w:r w:rsidRPr="00A30090">
        <w:rPr>
          <w:rFonts w:ascii="Arial" w:hAnsi="Arial" w:cs="Arial"/>
          <w:sz w:val="22"/>
        </w:rPr>
        <w:t xml:space="preserve">Durch eine </w:t>
      </w:r>
      <w:r w:rsidRPr="00A30090">
        <w:rPr>
          <w:rFonts w:ascii="Arial" w:hAnsi="Arial" w:cs="Arial"/>
          <w:b/>
          <w:sz w:val="22"/>
        </w:rPr>
        <w:t>Kooperationsvereinbarung zwischen dem IOSB und der Hensoldt AG</w:t>
      </w:r>
      <w:r w:rsidRPr="00A30090">
        <w:rPr>
          <w:rFonts w:ascii="Arial" w:hAnsi="Arial" w:cs="Arial"/>
          <w:sz w:val="22"/>
        </w:rPr>
        <w:t xml:space="preserve"> werden die Konditionen für die Bedarfe der Hensoldt AG geregelt, die über jene der Bw hinausgehen.</w:t>
      </w:r>
    </w:p>
    <w:p w14:paraId="035EAA20" w14:textId="77777777" w:rsidR="003C0FA0" w:rsidRPr="00A30090" w:rsidRDefault="003C0FA0" w:rsidP="003C0FA0">
      <w:pPr>
        <w:spacing w:line="360" w:lineRule="auto"/>
        <w:rPr>
          <w:rFonts w:ascii="Arial" w:hAnsi="Arial" w:cs="Arial"/>
          <w:sz w:val="22"/>
          <w:szCs w:val="22"/>
        </w:rPr>
      </w:pPr>
    </w:p>
    <w:p w14:paraId="0EC8BB31" w14:textId="3E1E50B3" w:rsidR="002D724D" w:rsidRDefault="00B4373E" w:rsidP="007733BA">
      <w:pPr>
        <w:spacing w:line="360" w:lineRule="auto"/>
        <w:rPr>
          <w:rFonts w:ascii="Arial" w:hAnsi="Arial" w:cs="Arial"/>
          <w:sz w:val="22"/>
          <w:szCs w:val="22"/>
        </w:rPr>
      </w:pPr>
      <w:r>
        <w:rPr>
          <w:rFonts w:ascii="Arial" w:hAnsi="Arial" w:cs="Arial"/>
          <w:sz w:val="22"/>
          <w:szCs w:val="22"/>
        </w:rPr>
        <w:t xml:space="preserve">Im Rahmen freier Kapazitäten wird IOSB auch Aufträge annehmen, die </w:t>
      </w:r>
      <w:r w:rsidRPr="00DF25F2">
        <w:rPr>
          <w:rFonts w:ascii="Arial" w:hAnsi="Arial" w:cs="Arial"/>
          <w:sz w:val="22"/>
          <w:szCs w:val="22"/>
          <w:u w:val="single"/>
        </w:rPr>
        <w:t>nicht</w:t>
      </w:r>
      <w:r>
        <w:rPr>
          <w:rFonts w:ascii="Arial" w:hAnsi="Arial" w:cs="Arial"/>
          <w:sz w:val="22"/>
          <w:szCs w:val="22"/>
        </w:rPr>
        <w:t xml:space="preserve"> dem Bedarf der Bw dienen („Drittgeschäft“). </w:t>
      </w:r>
      <w:r w:rsidR="00C35CB5">
        <w:rPr>
          <w:rFonts w:ascii="Arial" w:hAnsi="Arial" w:cs="Arial"/>
          <w:sz w:val="22"/>
          <w:szCs w:val="22"/>
        </w:rPr>
        <w:t>Da die</w:t>
      </w:r>
      <w:r w:rsidR="00C35CB5" w:rsidRPr="00C35CB5">
        <w:rPr>
          <w:rFonts w:ascii="Arial" w:hAnsi="Arial" w:cs="Arial"/>
          <w:sz w:val="22"/>
          <w:szCs w:val="22"/>
        </w:rPr>
        <w:t xml:space="preserve"> </w:t>
      </w:r>
      <w:r w:rsidR="00C35CB5">
        <w:rPr>
          <w:rFonts w:ascii="Arial" w:hAnsi="Arial" w:cs="Arial"/>
          <w:sz w:val="22"/>
          <w:szCs w:val="22"/>
        </w:rPr>
        <w:t xml:space="preserve">erstmalige Herstellung der Befähigung zur wehrtechnischen Forschung an Laserkristallen und deren Produktion gemäß den Bedarfen der Bw vollständig durch die Bw finanziert wird (vgl. voriger Abschnitt), wird das IOSB </w:t>
      </w:r>
      <w:r>
        <w:rPr>
          <w:rFonts w:ascii="Arial" w:hAnsi="Arial" w:cs="Arial"/>
          <w:sz w:val="22"/>
          <w:szCs w:val="22"/>
        </w:rPr>
        <w:t>dort</w:t>
      </w:r>
      <w:r w:rsidR="00C35CB5">
        <w:rPr>
          <w:rFonts w:ascii="Arial" w:hAnsi="Arial" w:cs="Arial"/>
          <w:sz w:val="22"/>
          <w:szCs w:val="22"/>
        </w:rPr>
        <w:t xml:space="preserve"> einen Aufschlag auf den Preis erheben, den es für optische BE in Rechnung stellt.</w:t>
      </w:r>
    </w:p>
    <w:p w14:paraId="681F4593" w14:textId="1FCB7385" w:rsidR="00C35CB5" w:rsidRDefault="00C35CB5" w:rsidP="007733BA">
      <w:pPr>
        <w:spacing w:line="360" w:lineRule="auto"/>
        <w:rPr>
          <w:rFonts w:ascii="Arial" w:hAnsi="Arial" w:cs="Arial"/>
          <w:sz w:val="22"/>
          <w:szCs w:val="22"/>
        </w:rPr>
      </w:pPr>
      <w:r>
        <w:rPr>
          <w:rFonts w:ascii="Arial" w:hAnsi="Arial" w:cs="Arial"/>
          <w:sz w:val="22"/>
          <w:szCs w:val="22"/>
        </w:rPr>
        <w:t>Diese</w:t>
      </w:r>
      <w:r w:rsidR="00B4373E">
        <w:rPr>
          <w:rFonts w:ascii="Arial" w:hAnsi="Arial" w:cs="Arial"/>
          <w:sz w:val="22"/>
          <w:szCs w:val="22"/>
        </w:rPr>
        <w:t xml:space="preserve">r </w:t>
      </w:r>
      <w:r w:rsidR="001F02C5">
        <w:rPr>
          <w:rFonts w:ascii="Arial" w:hAnsi="Arial" w:cs="Arial"/>
          <w:sz w:val="22"/>
          <w:szCs w:val="22"/>
        </w:rPr>
        <w:t xml:space="preserve">Preisaufschlag </w:t>
      </w:r>
      <w:r w:rsidR="00B4373E">
        <w:rPr>
          <w:rFonts w:ascii="Arial" w:hAnsi="Arial" w:cs="Arial"/>
          <w:sz w:val="22"/>
          <w:szCs w:val="22"/>
        </w:rPr>
        <w:t xml:space="preserve">stellt einen Rückfluss an die Bw dar für die Nutzung der unentgeltlich bereitgestellten Erstausstattung. Aus heutiger Sicht betrifft dies ausschließlich die Produktionskapazitäten für optische BE für LEM (vgl. lfd. Nr. 1 </w:t>
      </w:r>
      <w:r w:rsidR="00B4373E" w:rsidRPr="00B4373E">
        <w:rPr>
          <w:rFonts w:ascii="Arial" w:hAnsi="Arial" w:cs="Arial"/>
          <w:sz w:val="22"/>
          <w:szCs w:val="22"/>
        </w:rPr>
        <w:t xml:space="preserve">Cr4+:YAG </w:t>
      </w:r>
      <w:r w:rsidR="00B4373E">
        <w:rPr>
          <w:rFonts w:ascii="Arial" w:hAnsi="Arial" w:cs="Arial"/>
          <w:sz w:val="22"/>
          <w:szCs w:val="22"/>
        </w:rPr>
        <w:t xml:space="preserve">in der Tabelle am Ende von Abschnitt </w:t>
      </w:r>
      <w:r w:rsidR="00B4373E">
        <w:rPr>
          <w:rFonts w:ascii="Arial" w:hAnsi="Arial" w:cs="Arial"/>
          <w:sz w:val="22"/>
          <w:szCs w:val="22"/>
        </w:rPr>
        <w:fldChar w:fldCharType="begin"/>
      </w:r>
      <w:r w:rsidR="00B4373E">
        <w:rPr>
          <w:rFonts w:ascii="Arial" w:hAnsi="Arial" w:cs="Arial"/>
          <w:sz w:val="22"/>
          <w:szCs w:val="22"/>
        </w:rPr>
        <w:instrText xml:space="preserve"> REF _Ref198812859 \r \h </w:instrText>
      </w:r>
      <w:r w:rsidR="00B4373E">
        <w:rPr>
          <w:rFonts w:ascii="Arial" w:hAnsi="Arial" w:cs="Arial"/>
          <w:sz w:val="22"/>
          <w:szCs w:val="22"/>
        </w:rPr>
      </w:r>
      <w:r w:rsidR="00B4373E">
        <w:rPr>
          <w:rFonts w:ascii="Arial" w:hAnsi="Arial" w:cs="Arial"/>
          <w:sz w:val="22"/>
          <w:szCs w:val="22"/>
        </w:rPr>
        <w:fldChar w:fldCharType="separate"/>
      </w:r>
      <w:r w:rsidR="00B4373E">
        <w:rPr>
          <w:rFonts w:ascii="Arial" w:hAnsi="Arial" w:cs="Arial"/>
          <w:sz w:val="22"/>
          <w:szCs w:val="22"/>
        </w:rPr>
        <w:t>1.1</w:t>
      </w:r>
      <w:r w:rsidR="00B4373E">
        <w:rPr>
          <w:rFonts w:ascii="Arial" w:hAnsi="Arial" w:cs="Arial"/>
          <w:sz w:val="22"/>
          <w:szCs w:val="22"/>
        </w:rPr>
        <w:fldChar w:fldCharType="end"/>
      </w:r>
      <w:r w:rsidR="00B4373E">
        <w:rPr>
          <w:rFonts w:ascii="Arial" w:hAnsi="Arial" w:cs="Arial"/>
          <w:sz w:val="22"/>
          <w:szCs w:val="22"/>
        </w:rPr>
        <w:t xml:space="preserve"> bzw. Nr. 1 in der Excel-Anlage, Tabellenblatt „Aufstellung IOSB“)</w:t>
      </w:r>
      <w:r w:rsidR="001C3E5F">
        <w:rPr>
          <w:rFonts w:ascii="Arial" w:hAnsi="Arial" w:cs="Arial"/>
          <w:sz w:val="22"/>
          <w:szCs w:val="22"/>
        </w:rPr>
        <w:t>.</w:t>
      </w:r>
    </w:p>
    <w:p w14:paraId="3FC0A3BA" w14:textId="17E4F41B" w:rsidR="001C3E5F" w:rsidRPr="00A30090" w:rsidRDefault="001C3E5F" w:rsidP="007733BA">
      <w:pPr>
        <w:spacing w:line="360" w:lineRule="auto"/>
        <w:rPr>
          <w:rFonts w:ascii="Arial" w:hAnsi="Arial" w:cs="Arial"/>
          <w:sz w:val="22"/>
          <w:szCs w:val="22"/>
        </w:rPr>
      </w:pPr>
      <w:r>
        <w:rPr>
          <w:rFonts w:ascii="Arial" w:hAnsi="Arial" w:cs="Arial"/>
          <w:sz w:val="22"/>
          <w:szCs w:val="22"/>
        </w:rPr>
        <w:t xml:space="preserve">Über die Lebensdauer von 30 Jahren dieser Produktionskapazitäten </w:t>
      </w:r>
      <w:r w:rsidR="00414B7F">
        <w:rPr>
          <w:rFonts w:ascii="Arial" w:hAnsi="Arial" w:cs="Arial"/>
          <w:sz w:val="22"/>
          <w:szCs w:val="22"/>
        </w:rPr>
        <w:t>wird ein Drittgeschäft in Höhe von 200 optischen BE pro Jahr erwartet</w:t>
      </w:r>
      <w:r w:rsidR="00D57B92">
        <w:rPr>
          <w:rFonts w:ascii="Arial" w:hAnsi="Arial" w:cs="Arial"/>
          <w:sz w:val="22"/>
          <w:szCs w:val="22"/>
        </w:rPr>
        <w:t>, erstmals im Jahr 2027</w:t>
      </w:r>
      <w:r w:rsidR="00414B7F">
        <w:rPr>
          <w:rFonts w:ascii="Arial" w:hAnsi="Arial" w:cs="Arial"/>
          <w:sz w:val="22"/>
          <w:szCs w:val="22"/>
        </w:rPr>
        <w:t>.</w:t>
      </w:r>
    </w:p>
    <w:p w14:paraId="23B0E4A1" w14:textId="77777777" w:rsidR="00BD7828" w:rsidRPr="00B4373E" w:rsidRDefault="00BD7828" w:rsidP="007733BA">
      <w:pPr>
        <w:spacing w:line="360" w:lineRule="auto"/>
        <w:rPr>
          <w:rFonts w:ascii="Arial" w:hAnsi="Arial" w:cs="Arial"/>
          <w:sz w:val="22"/>
          <w:szCs w:val="22"/>
        </w:rPr>
      </w:pPr>
    </w:p>
    <w:p w14:paraId="543FBDEB" w14:textId="77777777" w:rsidR="00B348D9" w:rsidRPr="00A30090" w:rsidRDefault="00B348D9" w:rsidP="007733BA">
      <w:pPr>
        <w:pStyle w:val="berschrift1"/>
        <w:spacing w:after="120" w:line="360" w:lineRule="auto"/>
        <w:ind w:left="431" w:hanging="431"/>
        <w:jc w:val="left"/>
        <w:rPr>
          <w:rFonts w:ascii="Arial" w:hAnsi="Arial" w:cs="Arial"/>
          <w:b/>
          <w:sz w:val="26"/>
          <w:szCs w:val="26"/>
          <w:u w:val="none"/>
        </w:rPr>
      </w:pPr>
      <w:bookmarkStart w:id="62" w:name="_Toc199771626"/>
      <w:r w:rsidRPr="00A30090">
        <w:rPr>
          <w:rFonts w:ascii="Arial" w:hAnsi="Arial" w:cs="Arial"/>
          <w:b/>
          <w:sz w:val="26"/>
          <w:szCs w:val="26"/>
          <w:u w:val="none"/>
        </w:rPr>
        <w:t>Annahmen</w:t>
      </w:r>
      <w:bookmarkEnd w:id="62"/>
    </w:p>
    <w:p w14:paraId="2C65BA83"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63" w:name="_Toc199771627"/>
      <w:r w:rsidRPr="00A30090">
        <w:rPr>
          <w:rFonts w:ascii="Arial" w:hAnsi="Arial" w:cs="Arial"/>
          <w:color w:val="auto"/>
          <w:sz w:val="24"/>
          <w:szCs w:val="24"/>
        </w:rPr>
        <w:t xml:space="preserve">Annahmen für alle </w:t>
      </w:r>
      <w:r w:rsidR="00104EC1" w:rsidRPr="00A30090">
        <w:rPr>
          <w:rFonts w:ascii="Arial" w:hAnsi="Arial" w:cs="Arial"/>
          <w:color w:val="auto"/>
          <w:sz w:val="24"/>
          <w:szCs w:val="24"/>
        </w:rPr>
        <w:t>Option</w:t>
      </w:r>
      <w:r w:rsidR="00B26723" w:rsidRPr="00A30090">
        <w:rPr>
          <w:rFonts w:ascii="Arial" w:hAnsi="Arial" w:cs="Arial"/>
          <w:color w:val="auto"/>
          <w:sz w:val="24"/>
          <w:szCs w:val="24"/>
        </w:rPr>
        <w:t>en</w:t>
      </w:r>
      <w:bookmarkEnd w:id="63"/>
    </w:p>
    <w:p w14:paraId="267DA269" w14:textId="54B24071" w:rsidR="009F36C9" w:rsidRPr="00A30090" w:rsidRDefault="00314184" w:rsidP="0001312E">
      <w:pPr>
        <w:spacing w:line="360" w:lineRule="auto"/>
        <w:rPr>
          <w:rFonts w:ascii="Arial" w:hAnsi="Arial" w:cs="Arial"/>
          <w:sz w:val="22"/>
        </w:rPr>
      </w:pPr>
      <w:r w:rsidRPr="00A30090">
        <w:rPr>
          <w:rFonts w:ascii="Arial" w:hAnsi="Arial" w:cs="Arial"/>
          <w:sz w:val="22"/>
        </w:rPr>
        <w:t>entfällt</w:t>
      </w:r>
    </w:p>
    <w:p w14:paraId="019146D7"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64" w:name="_Toc199771628"/>
      <w:r w:rsidRPr="00A30090">
        <w:rPr>
          <w:rFonts w:ascii="Arial" w:hAnsi="Arial" w:cs="Arial"/>
          <w:color w:val="auto"/>
          <w:sz w:val="24"/>
          <w:szCs w:val="24"/>
        </w:rPr>
        <w:lastRenderedPageBreak/>
        <w:t xml:space="preserve">Annahmen für bestimmte </w:t>
      </w:r>
      <w:r w:rsidR="00104EC1" w:rsidRPr="00A30090">
        <w:rPr>
          <w:rFonts w:ascii="Arial" w:hAnsi="Arial" w:cs="Arial"/>
          <w:color w:val="auto"/>
          <w:sz w:val="24"/>
          <w:szCs w:val="24"/>
        </w:rPr>
        <w:t>Option</w:t>
      </w:r>
      <w:r w:rsidR="00B26723" w:rsidRPr="00A30090">
        <w:rPr>
          <w:rFonts w:ascii="Arial" w:hAnsi="Arial" w:cs="Arial"/>
          <w:color w:val="auto"/>
          <w:sz w:val="24"/>
          <w:szCs w:val="24"/>
        </w:rPr>
        <w:t>en</w:t>
      </w:r>
      <w:bookmarkEnd w:id="64"/>
    </w:p>
    <w:p w14:paraId="3D574F77" w14:textId="233CBEC3" w:rsidR="000C0197" w:rsidRDefault="00E449AE" w:rsidP="00314184">
      <w:pPr>
        <w:spacing w:line="360" w:lineRule="auto"/>
        <w:rPr>
          <w:rFonts w:ascii="Arial" w:hAnsi="Arial" w:cs="Arial"/>
          <w:sz w:val="22"/>
        </w:rPr>
      </w:pPr>
      <w:r>
        <w:rPr>
          <w:rFonts w:ascii="Arial" w:hAnsi="Arial" w:cs="Arial"/>
          <w:sz w:val="22"/>
        </w:rPr>
        <w:t>Es wird angenommen, dass das IOSB ab der Produktionsaufnahme im Jahr 2027 jährlich 200 optische BE im Drittgeschäft verkauft.</w:t>
      </w:r>
    </w:p>
    <w:p w14:paraId="4100710C" w14:textId="21926244" w:rsidR="00E449AE" w:rsidRPr="00A30090" w:rsidRDefault="00E449AE" w:rsidP="00314184">
      <w:pPr>
        <w:spacing w:line="360" w:lineRule="auto"/>
        <w:rPr>
          <w:rFonts w:ascii="Arial" w:hAnsi="Arial" w:cs="Arial"/>
          <w:sz w:val="22"/>
        </w:rPr>
      </w:pPr>
      <w:r>
        <w:rPr>
          <w:rFonts w:ascii="Arial" w:hAnsi="Arial" w:cs="Arial"/>
          <w:sz w:val="22"/>
        </w:rPr>
        <w:t>Es wird angenommen, dass die Produktionsanlagen nach einer Lebensdauer von 30 Jahren ersetzt werden müssen.</w:t>
      </w:r>
    </w:p>
    <w:p w14:paraId="59906C42" w14:textId="1F2A9B4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65" w:name="_Ref198567641"/>
      <w:bookmarkStart w:id="66" w:name="_Ref198568307"/>
      <w:bookmarkStart w:id="67" w:name="_Ref198815714"/>
      <w:bookmarkStart w:id="68" w:name="_Toc199771629"/>
      <w:r w:rsidRPr="00A30090">
        <w:rPr>
          <w:rFonts w:ascii="Arial" w:hAnsi="Arial" w:cs="Arial"/>
          <w:color w:val="auto"/>
          <w:sz w:val="24"/>
          <w:szCs w:val="24"/>
        </w:rPr>
        <w:t xml:space="preserve">Annahmen für die Berechnung </w:t>
      </w:r>
      <w:r w:rsidR="002C1FD5" w:rsidRPr="00A30090">
        <w:rPr>
          <w:rFonts w:ascii="Arial" w:hAnsi="Arial" w:cs="Arial"/>
          <w:color w:val="auto"/>
          <w:sz w:val="24"/>
          <w:szCs w:val="24"/>
        </w:rPr>
        <w:t>der</w:t>
      </w:r>
      <w:r w:rsidRPr="00A30090">
        <w:rPr>
          <w:rFonts w:ascii="Arial" w:hAnsi="Arial" w:cs="Arial"/>
          <w:color w:val="auto"/>
          <w:sz w:val="24"/>
          <w:szCs w:val="24"/>
        </w:rPr>
        <w:t xml:space="preserve"> </w:t>
      </w:r>
      <w:r w:rsidR="00104EC1" w:rsidRPr="00A30090">
        <w:rPr>
          <w:rFonts w:ascii="Arial" w:hAnsi="Arial" w:cs="Arial"/>
          <w:color w:val="auto"/>
          <w:sz w:val="24"/>
          <w:szCs w:val="24"/>
        </w:rPr>
        <w:t>Option</w:t>
      </w:r>
      <w:bookmarkEnd w:id="65"/>
      <w:bookmarkEnd w:id="66"/>
      <w:bookmarkEnd w:id="67"/>
      <w:bookmarkEnd w:id="68"/>
    </w:p>
    <w:p w14:paraId="03893745" w14:textId="3ADD9761" w:rsidR="004B50F5" w:rsidRDefault="004B50F5" w:rsidP="00D1384C">
      <w:pPr>
        <w:spacing w:line="360" w:lineRule="auto"/>
        <w:rPr>
          <w:rFonts w:ascii="Arial" w:hAnsi="Arial" w:cs="Arial"/>
          <w:sz w:val="22"/>
        </w:rPr>
      </w:pPr>
      <w:r>
        <w:rPr>
          <w:rFonts w:ascii="Arial" w:hAnsi="Arial" w:cs="Arial"/>
          <w:sz w:val="22"/>
        </w:rPr>
        <w:t>Es wird angenommen, dass der Durchschnittspreis für Containerbau (ohne Fundament) 3.416,40 € pro m² beträgt und für Fundamentbau 250,00 € pro m².</w:t>
      </w:r>
      <w:r>
        <w:rPr>
          <w:rStyle w:val="Funotenzeichen"/>
          <w:rFonts w:ascii="Arial" w:hAnsi="Arial" w:cs="Arial"/>
          <w:sz w:val="22"/>
        </w:rPr>
        <w:footnoteReference w:id="8"/>
      </w:r>
    </w:p>
    <w:p w14:paraId="7D5E9FA1" w14:textId="77777777" w:rsidR="004B50F5" w:rsidRDefault="004B50F5" w:rsidP="00D1384C">
      <w:pPr>
        <w:spacing w:line="360" w:lineRule="auto"/>
        <w:rPr>
          <w:rFonts w:ascii="Arial" w:hAnsi="Arial" w:cs="Arial"/>
          <w:sz w:val="22"/>
        </w:rPr>
      </w:pPr>
    </w:p>
    <w:p w14:paraId="4E92469E" w14:textId="421A132E" w:rsidR="00D1384C" w:rsidRPr="00A30090" w:rsidRDefault="00D1384C" w:rsidP="00D1384C">
      <w:pPr>
        <w:spacing w:line="360" w:lineRule="auto"/>
        <w:rPr>
          <w:rFonts w:ascii="Arial" w:hAnsi="Arial" w:cs="Arial"/>
          <w:sz w:val="22"/>
        </w:rPr>
      </w:pPr>
      <w:r w:rsidRPr="00A30090">
        <w:rPr>
          <w:rFonts w:ascii="Arial" w:hAnsi="Arial" w:cs="Arial"/>
          <w:sz w:val="22"/>
        </w:rPr>
        <w:t>Für die Preissteigerung werden folgende jährliche Steigerungsraten</w:t>
      </w:r>
      <w:r w:rsidRPr="00A30090">
        <w:rPr>
          <w:rStyle w:val="Funotenzeichen"/>
          <w:rFonts w:ascii="Arial" w:hAnsi="Arial" w:cs="Arial"/>
          <w:sz w:val="22"/>
        </w:rPr>
        <w:footnoteReference w:id="9"/>
      </w:r>
      <w:r w:rsidRPr="00A30090">
        <w:rPr>
          <w:rFonts w:ascii="Arial" w:hAnsi="Arial" w:cs="Arial"/>
          <w:sz w:val="22"/>
        </w:rPr>
        <w:t xml:space="preserve"> </w:t>
      </w:r>
      <w:r w:rsidR="00843B20" w:rsidRPr="00A30090">
        <w:rPr>
          <w:rFonts w:ascii="Arial" w:hAnsi="Arial" w:cs="Arial"/>
          <w:sz w:val="22"/>
        </w:rPr>
        <w:t>angenommen:</w:t>
      </w:r>
    </w:p>
    <w:p w14:paraId="36BBC454" w14:textId="23685FE5" w:rsidR="00843B20" w:rsidRPr="00A30090" w:rsidRDefault="00843B20" w:rsidP="00843B20">
      <w:pPr>
        <w:pStyle w:val="Listenabsatz"/>
        <w:numPr>
          <w:ilvl w:val="0"/>
          <w:numId w:val="50"/>
        </w:numPr>
        <w:spacing w:line="360" w:lineRule="auto"/>
        <w:rPr>
          <w:rFonts w:ascii="Arial" w:hAnsi="Arial" w:cs="Arial"/>
          <w:sz w:val="22"/>
        </w:rPr>
      </w:pPr>
      <w:r w:rsidRPr="00A30090">
        <w:rPr>
          <w:rFonts w:ascii="Arial" w:hAnsi="Arial" w:cs="Arial"/>
          <w:sz w:val="22"/>
        </w:rPr>
        <w:t>Personal: 2,3 %</w:t>
      </w:r>
    </w:p>
    <w:p w14:paraId="2B8B5A61" w14:textId="77777777" w:rsidR="00843B20" w:rsidRPr="00A30090" w:rsidRDefault="00843B20" w:rsidP="00843B20">
      <w:pPr>
        <w:pStyle w:val="Listenabsatz"/>
        <w:numPr>
          <w:ilvl w:val="0"/>
          <w:numId w:val="50"/>
        </w:numPr>
        <w:spacing w:line="360" w:lineRule="auto"/>
        <w:rPr>
          <w:rFonts w:ascii="Arial" w:hAnsi="Arial" w:cs="Arial"/>
          <w:sz w:val="22"/>
        </w:rPr>
      </w:pPr>
      <w:r w:rsidRPr="00A30090">
        <w:rPr>
          <w:rFonts w:ascii="Arial" w:hAnsi="Arial" w:cs="Arial"/>
          <w:sz w:val="22"/>
        </w:rPr>
        <w:t>Material: 2,3 %</w:t>
      </w:r>
    </w:p>
    <w:p w14:paraId="76338ABC" w14:textId="4ACD97C0" w:rsidR="00843B20" w:rsidRPr="00A30090" w:rsidRDefault="00843B20" w:rsidP="00843B20">
      <w:pPr>
        <w:pStyle w:val="Listenabsatz"/>
        <w:numPr>
          <w:ilvl w:val="0"/>
          <w:numId w:val="50"/>
        </w:numPr>
        <w:spacing w:line="360" w:lineRule="auto"/>
        <w:rPr>
          <w:rFonts w:ascii="Arial" w:hAnsi="Arial" w:cs="Arial"/>
          <w:sz w:val="22"/>
        </w:rPr>
      </w:pPr>
      <w:r w:rsidRPr="00A30090">
        <w:rPr>
          <w:rFonts w:ascii="Arial" w:hAnsi="Arial" w:cs="Arial"/>
          <w:sz w:val="22"/>
        </w:rPr>
        <w:t>Infrastruktur: 3,7 %</w:t>
      </w:r>
    </w:p>
    <w:p w14:paraId="4C438CDF" w14:textId="54D6CD11" w:rsidR="00843B20" w:rsidRPr="00A30090" w:rsidRDefault="00843B20" w:rsidP="00843B20">
      <w:pPr>
        <w:pStyle w:val="Listenabsatz"/>
        <w:numPr>
          <w:ilvl w:val="0"/>
          <w:numId w:val="50"/>
        </w:numPr>
        <w:spacing w:line="360" w:lineRule="auto"/>
        <w:rPr>
          <w:rFonts w:ascii="Arial" w:hAnsi="Arial" w:cs="Arial"/>
          <w:sz w:val="22"/>
        </w:rPr>
      </w:pPr>
      <w:r w:rsidRPr="00A30090">
        <w:rPr>
          <w:rFonts w:ascii="Arial" w:hAnsi="Arial" w:cs="Arial"/>
          <w:sz w:val="22"/>
        </w:rPr>
        <w:t>Dienstleistungen: 2,1 %</w:t>
      </w:r>
    </w:p>
    <w:p w14:paraId="4F85F904" w14:textId="175344FA" w:rsidR="00843B20" w:rsidRPr="00A30090" w:rsidRDefault="00843B20" w:rsidP="00843B20">
      <w:pPr>
        <w:spacing w:line="360" w:lineRule="auto"/>
        <w:rPr>
          <w:rFonts w:ascii="Arial" w:hAnsi="Arial" w:cs="Arial"/>
          <w:sz w:val="22"/>
        </w:rPr>
      </w:pPr>
    </w:p>
    <w:p w14:paraId="7089ECD4" w14:textId="01DF2CEC" w:rsidR="00843B20" w:rsidRDefault="00843B20" w:rsidP="00843B20">
      <w:pPr>
        <w:spacing w:line="360" w:lineRule="auto"/>
        <w:rPr>
          <w:rFonts w:ascii="Arial" w:hAnsi="Arial" w:cs="Arial"/>
          <w:sz w:val="22"/>
        </w:rPr>
      </w:pPr>
      <w:r w:rsidRPr="00A30090">
        <w:rPr>
          <w:rFonts w:ascii="Arial" w:hAnsi="Arial" w:cs="Arial"/>
          <w:sz w:val="22"/>
        </w:rPr>
        <w:t>Für die Abzinsung zukünftiger Zahlungen wird der vom BMF</w:t>
      </w:r>
      <w:r w:rsidRPr="00A30090">
        <w:rPr>
          <w:rStyle w:val="Funotenzeichen"/>
          <w:rFonts w:ascii="Arial" w:hAnsi="Arial" w:cs="Arial"/>
          <w:sz w:val="22"/>
        </w:rPr>
        <w:footnoteReference w:id="10"/>
      </w:r>
      <w:r w:rsidRPr="00A30090">
        <w:rPr>
          <w:rFonts w:ascii="Arial" w:hAnsi="Arial" w:cs="Arial"/>
          <w:sz w:val="22"/>
        </w:rPr>
        <w:t xml:space="preserve"> vorgegebene Kalkulationszinssatz in Höhe von 1,1 % angenommen.</w:t>
      </w:r>
    </w:p>
    <w:p w14:paraId="69CB0617" w14:textId="2CB58E94" w:rsidR="00AA1677" w:rsidRDefault="00AA1677" w:rsidP="00843B20">
      <w:pPr>
        <w:spacing w:line="360" w:lineRule="auto"/>
        <w:rPr>
          <w:rFonts w:ascii="Arial" w:hAnsi="Arial" w:cs="Arial"/>
          <w:sz w:val="22"/>
        </w:rPr>
      </w:pPr>
    </w:p>
    <w:p w14:paraId="4C2B95A9" w14:textId="75142C81" w:rsidR="00AA1677" w:rsidRPr="00A30090" w:rsidRDefault="00AA1677" w:rsidP="00843B20">
      <w:pPr>
        <w:spacing w:line="360" w:lineRule="auto"/>
        <w:rPr>
          <w:rFonts w:ascii="Arial" w:hAnsi="Arial" w:cs="Arial"/>
          <w:sz w:val="22"/>
        </w:rPr>
      </w:pPr>
      <w:r>
        <w:rPr>
          <w:rFonts w:ascii="Arial" w:hAnsi="Arial" w:cs="Arial"/>
          <w:sz w:val="22"/>
        </w:rPr>
        <w:t>Für das Risiko wird angenommen, dass sich die Rohstoffpreise für Iridium und Platin im Jahr 2025 unvorhergesehen um 25 % erhöhen. Die Eintrittswahrscheinlichkeit dafür wird mit 10 % angenommen.</w:t>
      </w:r>
    </w:p>
    <w:p w14:paraId="1635D7E5" w14:textId="77777777" w:rsidR="00D1384C" w:rsidRPr="00A30090" w:rsidRDefault="00D1384C" w:rsidP="007733BA">
      <w:pPr>
        <w:spacing w:line="360" w:lineRule="auto"/>
        <w:ind w:left="578"/>
        <w:rPr>
          <w:rFonts w:ascii="Arial" w:hAnsi="Arial" w:cs="Arial"/>
          <w:sz w:val="22"/>
        </w:rPr>
      </w:pPr>
    </w:p>
    <w:p w14:paraId="5D26E459" w14:textId="77777777" w:rsidR="00B348D9" w:rsidRPr="00A30090" w:rsidRDefault="00B348D9" w:rsidP="007733BA">
      <w:pPr>
        <w:pStyle w:val="berschrift1"/>
        <w:spacing w:before="240" w:after="120" w:line="360" w:lineRule="auto"/>
        <w:ind w:left="431" w:hanging="431"/>
        <w:jc w:val="left"/>
        <w:rPr>
          <w:rFonts w:ascii="Arial" w:hAnsi="Arial" w:cs="Arial"/>
          <w:b/>
          <w:sz w:val="26"/>
          <w:szCs w:val="26"/>
          <w:u w:val="none"/>
        </w:rPr>
      </w:pPr>
      <w:bookmarkStart w:id="69" w:name="_Toc199771630"/>
      <w:r w:rsidRPr="00A30090">
        <w:rPr>
          <w:rFonts w:ascii="Arial" w:hAnsi="Arial" w:cs="Arial"/>
          <w:b/>
          <w:sz w:val="26"/>
          <w:szCs w:val="26"/>
          <w:u w:val="none"/>
        </w:rPr>
        <w:t xml:space="preserve">Berechnung der </w:t>
      </w:r>
      <w:r w:rsidR="00104EC1" w:rsidRPr="00A30090">
        <w:rPr>
          <w:rFonts w:ascii="Arial" w:hAnsi="Arial" w:cs="Arial"/>
          <w:b/>
          <w:sz w:val="26"/>
          <w:szCs w:val="26"/>
          <w:u w:val="none"/>
        </w:rPr>
        <w:t>Option</w:t>
      </w:r>
      <w:r w:rsidR="00B26723" w:rsidRPr="00A30090">
        <w:rPr>
          <w:rFonts w:ascii="Arial" w:hAnsi="Arial" w:cs="Arial"/>
          <w:b/>
          <w:sz w:val="26"/>
          <w:szCs w:val="26"/>
          <w:u w:val="none"/>
        </w:rPr>
        <w:t>en</w:t>
      </w:r>
      <w:r w:rsidRPr="00A30090">
        <w:rPr>
          <w:rFonts w:ascii="Arial" w:hAnsi="Arial" w:cs="Arial"/>
          <w:b/>
          <w:sz w:val="26"/>
          <w:szCs w:val="26"/>
          <w:u w:val="none"/>
        </w:rPr>
        <w:t xml:space="preserve"> der Bedarfsdeckung</w:t>
      </w:r>
      <w:bookmarkEnd w:id="69"/>
    </w:p>
    <w:p w14:paraId="76BC3A66" w14:textId="572D1CCC" w:rsidR="00B348D9" w:rsidRPr="00A30090" w:rsidRDefault="00B348D9" w:rsidP="00705293">
      <w:pPr>
        <w:pStyle w:val="berschrift2"/>
        <w:spacing w:before="240" w:after="120" w:line="360" w:lineRule="auto"/>
        <w:ind w:left="578" w:hanging="578"/>
        <w:rPr>
          <w:rFonts w:ascii="Arial" w:hAnsi="Arial" w:cs="Arial"/>
          <w:color w:val="auto"/>
          <w:sz w:val="24"/>
          <w:szCs w:val="24"/>
        </w:rPr>
      </w:pPr>
      <w:bookmarkStart w:id="70" w:name="_Toc199771631"/>
      <w:r w:rsidRPr="00A30090">
        <w:rPr>
          <w:rFonts w:ascii="Arial" w:hAnsi="Arial" w:cs="Arial"/>
          <w:color w:val="auto"/>
          <w:sz w:val="24"/>
          <w:szCs w:val="24"/>
        </w:rPr>
        <w:t xml:space="preserve">Berechnung der </w:t>
      </w:r>
      <w:r w:rsidR="00104EC1" w:rsidRPr="00A30090">
        <w:rPr>
          <w:rFonts w:ascii="Arial" w:hAnsi="Arial" w:cs="Arial"/>
          <w:color w:val="auto"/>
          <w:sz w:val="24"/>
          <w:szCs w:val="24"/>
        </w:rPr>
        <w:t>Option</w:t>
      </w:r>
      <w:r w:rsidRPr="00A30090">
        <w:rPr>
          <w:rFonts w:ascii="Arial" w:hAnsi="Arial" w:cs="Arial"/>
          <w:color w:val="auto"/>
          <w:sz w:val="24"/>
          <w:szCs w:val="24"/>
        </w:rPr>
        <w:t xml:space="preserve"> </w:t>
      </w:r>
      <w:r w:rsidR="00705293" w:rsidRPr="00A30090">
        <w:rPr>
          <w:rFonts w:ascii="Arial" w:hAnsi="Arial" w:cs="Arial"/>
          <w:color w:val="auto"/>
          <w:sz w:val="24"/>
          <w:szCs w:val="24"/>
        </w:rPr>
        <w:t>Aufbau der Kristallzucht am Fraunhofer IOSB in Ettlingen</w:t>
      </w:r>
      <w:bookmarkEnd w:id="70"/>
    </w:p>
    <w:p w14:paraId="230B26DC" w14:textId="75C66567" w:rsidR="00825D6D" w:rsidRDefault="00825D6D" w:rsidP="00825D6D">
      <w:pPr>
        <w:spacing w:line="360" w:lineRule="auto"/>
        <w:rPr>
          <w:rFonts w:ascii="Arial" w:hAnsi="Arial" w:cs="Arial"/>
          <w:sz w:val="22"/>
          <w:szCs w:val="22"/>
        </w:rPr>
      </w:pPr>
      <w:r>
        <w:rPr>
          <w:rFonts w:ascii="Arial" w:hAnsi="Arial" w:cs="Arial"/>
          <w:sz w:val="22"/>
          <w:szCs w:val="22"/>
        </w:rPr>
        <w:t xml:space="preserve">Die Ausgaben für den Aufbau der Befähigung zur wehrtechnischen Forschung an Laserkristallen und deren Produktion gemäß den Bedarfen der Bw </w:t>
      </w:r>
      <w:r w:rsidRPr="00A30090">
        <w:rPr>
          <w:rFonts w:ascii="Arial" w:hAnsi="Arial" w:cs="Arial"/>
          <w:sz w:val="22"/>
        </w:rPr>
        <w:t>fallen einmalig an</w:t>
      </w:r>
      <w:r>
        <w:rPr>
          <w:rFonts w:ascii="Arial" w:hAnsi="Arial" w:cs="Arial"/>
          <w:sz w:val="22"/>
          <w:szCs w:val="22"/>
        </w:rPr>
        <w:t xml:space="preserve"> und verteilen sich auf die Jahre 2025 und 2026 (vgl. Excel-Anlage, Tabellenblatt „Aufstellung IOSB“, Zellen G2 bis H5).</w:t>
      </w:r>
    </w:p>
    <w:p w14:paraId="7DDE8E39" w14:textId="77777777" w:rsidR="00825D6D" w:rsidRDefault="00825D6D" w:rsidP="00825D6D">
      <w:pPr>
        <w:spacing w:line="360" w:lineRule="auto"/>
        <w:rPr>
          <w:rFonts w:ascii="Arial" w:hAnsi="Arial" w:cs="Arial"/>
          <w:sz w:val="22"/>
          <w:szCs w:val="22"/>
        </w:rPr>
      </w:pPr>
      <w:r>
        <w:rPr>
          <w:rFonts w:ascii="Arial" w:hAnsi="Arial" w:cs="Arial"/>
          <w:sz w:val="22"/>
          <w:szCs w:val="22"/>
        </w:rPr>
        <w:t>Für die Preissteigerung ab dem Referenzjahr 2025 werden 2,1 % pro Jahr angesetzt.</w:t>
      </w:r>
    </w:p>
    <w:p w14:paraId="5E032BC6" w14:textId="77777777" w:rsidR="00825D6D" w:rsidRDefault="00825D6D" w:rsidP="00825D6D">
      <w:pPr>
        <w:spacing w:line="360" w:lineRule="auto"/>
        <w:rPr>
          <w:rFonts w:ascii="Arial" w:hAnsi="Arial" w:cs="Arial"/>
          <w:sz w:val="22"/>
          <w:szCs w:val="22"/>
        </w:rPr>
      </w:pPr>
    </w:p>
    <w:p w14:paraId="3AB32991" w14:textId="5A346CFD" w:rsidR="00825D6D" w:rsidRDefault="00825D6D" w:rsidP="00825D6D">
      <w:pPr>
        <w:spacing w:line="360" w:lineRule="auto"/>
        <w:rPr>
          <w:rFonts w:ascii="Arial" w:hAnsi="Arial" w:cs="Arial"/>
          <w:sz w:val="22"/>
          <w:szCs w:val="22"/>
        </w:rPr>
      </w:pPr>
      <w:r>
        <w:rPr>
          <w:rFonts w:ascii="Arial" w:hAnsi="Arial" w:cs="Arial"/>
          <w:sz w:val="22"/>
          <w:szCs w:val="22"/>
        </w:rPr>
        <w:lastRenderedPageBreak/>
        <w:t xml:space="preserve">Der Ansatz für </w:t>
      </w:r>
      <w:r w:rsidRPr="009F1029">
        <w:rPr>
          <w:rFonts w:ascii="Arial" w:hAnsi="Arial" w:cs="Arial"/>
          <w:b/>
          <w:i/>
          <w:sz w:val="22"/>
          <w:szCs w:val="22"/>
        </w:rPr>
        <w:t>Personal</w:t>
      </w:r>
      <w:r>
        <w:rPr>
          <w:rFonts w:ascii="Arial" w:hAnsi="Arial" w:cs="Arial"/>
          <w:sz w:val="22"/>
          <w:szCs w:val="22"/>
        </w:rPr>
        <w:t xml:space="preserve"> </w:t>
      </w:r>
      <w:r w:rsidR="004D31A8">
        <w:rPr>
          <w:rFonts w:ascii="Arial" w:hAnsi="Arial" w:cs="Arial"/>
          <w:sz w:val="22"/>
          <w:szCs w:val="22"/>
        </w:rPr>
        <w:t xml:space="preserve">für Aufbau der Kristallzucht </w:t>
      </w:r>
      <w:r>
        <w:rPr>
          <w:rFonts w:ascii="Arial" w:hAnsi="Arial" w:cs="Arial"/>
          <w:sz w:val="22"/>
          <w:szCs w:val="22"/>
        </w:rPr>
        <w:t xml:space="preserve">in Höhe von </w:t>
      </w:r>
      <w:r w:rsidR="00356A44">
        <w:rPr>
          <w:rFonts w:ascii="Arial" w:hAnsi="Arial" w:cs="Arial"/>
          <w:sz w:val="22"/>
          <w:szCs w:val="22"/>
        </w:rPr>
        <w:t>558.355,98</w:t>
      </w:r>
      <w:r>
        <w:rPr>
          <w:rFonts w:ascii="Arial" w:hAnsi="Arial" w:cs="Arial"/>
          <w:sz w:val="22"/>
          <w:szCs w:val="22"/>
        </w:rPr>
        <w:t xml:space="preserve"> € (inkl. USt.) ergibt sich aus </w:t>
      </w:r>
      <w:r w:rsidR="00B1288B">
        <w:rPr>
          <w:rFonts w:ascii="Arial" w:hAnsi="Arial" w:cs="Arial"/>
          <w:sz w:val="22"/>
          <w:szCs w:val="22"/>
        </w:rPr>
        <w:t>der Projektskizze des IOSB</w:t>
      </w:r>
      <w:r w:rsidR="00356A44">
        <w:rPr>
          <w:rFonts w:ascii="Arial" w:hAnsi="Arial" w:cs="Arial"/>
          <w:sz w:val="22"/>
          <w:szCs w:val="22"/>
        </w:rPr>
        <w:t>, Abschnitt 2</w:t>
      </w:r>
      <w:r w:rsidR="00356A44">
        <w:rPr>
          <w:rFonts w:ascii="Arial" w:hAnsi="Arial" w:cs="Arial"/>
          <w:sz w:val="22"/>
          <w:szCs w:val="22"/>
        </w:rPr>
        <w:t xml:space="preserve"> und Tabellenblatt </w:t>
      </w:r>
      <w:r w:rsidR="00356A44">
        <w:rPr>
          <w:rFonts w:ascii="Arial" w:hAnsi="Arial" w:cs="Arial"/>
          <w:sz w:val="22"/>
          <w:szCs w:val="22"/>
        </w:rPr>
        <w:t>„Aufstellung IOSB“, Zeile 2</w:t>
      </w:r>
      <w:r w:rsidR="00B1288B">
        <w:rPr>
          <w:rFonts w:ascii="Arial" w:hAnsi="Arial" w:cs="Arial"/>
          <w:sz w:val="22"/>
          <w:szCs w:val="22"/>
        </w:rPr>
        <w:t>.</w:t>
      </w:r>
    </w:p>
    <w:p w14:paraId="064E62F7" w14:textId="77777777" w:rsidR="00825D6D" w:rsidRDefault="00825D6D" w:rsidP="00825D6D">
      <w:pPr>
        <w:spacing w:line="360" w:lineRule="auto"/>
        <w:rPr>
          <w:rFonts w:ascii="Arial" w:hAnsi="Arial" w:cs="Arial"/>
          <w:sz w:val="22"/>
          <w:szCs w:val="22"/>
        </w:rPr>
      </w:pPr>
    </w:p>
    <w:p w14:paraId="0837558E" w14:textId="331EBE82" w:rsidR="00825D6D" w:rsidRDefault="00825D6D" w:rsidP="00825D6D">
      <w:pPr>
        <w:spacing w:line="360" w:lineRule="auto"/>
        <w:rPr>
          <w:rFonts w:ascii="Arial" w:hAnsi="Arial" w:cs="Arial"/>
          <w:sz w:val="22"/>
          <w:szCs w:val="22"/>
        </w:rPr>
      </w:pPr>
      <w:r>
        <w:rPr>
          <w:rFonts w:ascii="Arial" w:hAnsi="Arial" w:cs="Arial"/>
          <w:sz w:val="22"/>
          <w:szCs w:val="22"/>
        </w:rPr>
        <w:t>Zu den Ansätzen</w:t>
      </w:r>
      <w:r w:rsidR="00DF6D49">
        <w:rPr>
          <w:rFonts w:ascii="Arial" w:hAnsi="Arial" w:cs="Arial"/>
          <w:sz w:val="22"/>
          <w:szCs w:val="22"/>
        </w:rPr>
        <w:t xml:space="preserve"> und der Berechnung</w:t>
      </w:r>
      <w:r>
        <w:rPr>
          <w:rFonts w:ascii="Arial" w:hAnsi="Arial" w:cs="Arial"/>
          <w:sz w:val="22"/>
          <w:szCs w:val="22"/>
        </w:rPr>
        <w:t xml:space="preserve"> für </w:t>
      </w:r>
      <w:r>
        <w:rPr>
          <w:rFonts w:ascii="Arial" w:hAnsi="Arial" w:cs="Arial"/>
          <w:b/>
          <w:i/>
          <w:sz w:val="22"/>
          <w:szCs w:val="22"/>
        </w:rPr>
        <w:t>Invest</w:t>
      </w:r>
      <w:r>
        <w:rPr>
          <w:rFonts w:ascii="Arial" w:hAnsi="Arial" w:cs="Arial"/>
          <w:sz w:val="22"/>
          <w:szCs w:val="22"/>
        </w:rPr>
        <w:t xml:space="preserve"> siehe Excel-Anlage, Tabellenblatt „Aufstellung IOSB</w:t>
      </w:r>
      <w:r w:rsidR="00356A44">
        <w:rPr>
          <w:rFonts w:ascii="Arial" w:hAnsi="Arial" w:cs="Arial"/>
          <w:sz w:val="22"/>
          <w:szCs w:val="22"/>
        </w:rPr>
        <w:t>“</w:t>
      </w:r>
      <w:r>
        <w:rPr>
          <w:rFonts w:ascii="Arial" w:hAnsi="Arial" w:cs="Arial"/>
          <w:sz w:val="22"/>
          <w:szCs w:val="22"/>
        </w:rPr>
        <w:t>, Zeilen 1</w:t>
      </w:r>
      <w:r w:rsidR="00D95A13">
        <w:rPr>
          <w:rFonts w:ascii="Arial" w:hAnsi="Arial" w:cs="Arial"/>
          <w:sz w:val="22"/>
          <w:szCs w:val="22"/>
        </w:rPr>
        <w:t>1</w:t>
      </w:r>
      <w:r>
        <w:rPr>
          <w:rFonts w:ascii="Arial" w:hAnsi="Arial" w:cs="Arial"/>
          <w:sz w:val="22"/>
          <w:szCs w:val="22"/>
        </w:rPr>
        <w:t xml:space="preserve"> bis 10</w:t>
      </w:r>
      <w:r w:rsidR="00D95A13">
        <w:rPr>
          <w:rFonts w:ascii="Arial" w:hAnsi="Arial" w:cs="Arial"/>
          <w:sz w:val="22"/>
          <w:szCs w:val="22"/>
        </w:rPr>
        <w:t>5</w:t>
      </w:r>
      <w:r>
        <w:rPr>
          <w:rFonts w:ascii="Arial" w:hAnsi="Arial" w:cs="Arial"/>
          <w:sz w:val="22"/>
          <w:szCs w:val="22"/>
        </w:rPr>
        <w:t>.</w:t>
      </w:r>
    </w:p>
    <w:p w14:paraId="470DFBED" w14:textId="77777777" w:rsidR="00825D6D" w:rsidRPr="00825D6D" w:rsidRDefault="00825D6D" w:rsidP="00825D6D">
      <w:pPr>
        <w:spacing w:line="360" w:lineRule="auto"/>
        <w:rPr>
          <w:rFonts w:ascii="Arial" w:hAnsi="Arial" w:cs="Arial"/>
          <w:sz w:val="22"/>
          <w:szCs w:val="22"/>
        </w:rPr>
      </w:pPr>
    </w:p>
    <w:p w14:paraId="4E4A2145" w14:textId="5A947486" w:rsidR="004B50F5" w:rsidRDefault="004B50F5" w:rsidP="004B50F5">
      <w:pPr>
        <w:spacing w:line="360" w:lineRule="auto"/>
        <w:rPr>
          <w:rFonts w:ascii="Arial" w:hAnsi="Arial" w:cs="Arial"/>
          <w:sz w:val="22"/>
          <w:szCs w:val="22"/>
        </w:rPr>
      </w:pPr>
      <w:r>
        <w:rPr>
          <w:rFonts w:ascii="Arial" w:hAnsi="Arial" w:cs="Arial"/>
          <w:sz w:val="22"/>
          <w:szCs w:val="22"/>
        </w:rPr>
        <w:t xml:space="preserve">Zu den Ansätzen </w:t>
      </w:r>
      <w:r w:rsidR="00DF6D49">
        <w:rPr>
          <w:rFonts w:ascii="Arial" w:hAnsi="Arial" w:cs="Arial"/>
          <w:sz w:val="22"/>
          <w:szCs w:val="22"/>
        </w:rPr>
        <w:t xml:space="preserve">und der Berechnung </w:t>
      </w:r>
      <w:r>
        <w:rPr>
          <w:rFonts w:ascii="Arial" w:hAnsi="Arial" w:cs="Arial"/>
          <w:sz w:val="22"/>
          <w:szCs w:val="22"/>
        </w:rPr>
        <w:t xml:space="preserve">für </w:t>
      </w:r>
      <w:r>
        <w:rPr>
          <w:rFonts w:ascii="Arial" w:hAnsi="Arial" w:cs="Arial"/>
          <w:b/>
          <w:i/>
          <w:sz w:val="22"/>
          <w:szCs w:val="22"/>
        </w:rPr>
        <w:t>Infrastruktur</w:t>
      </w:r>
      <w:r>
        <w:rPr>
          <w:rFonts w:ascii="Arial" w:hAnsi="Arial" w:cs="Arial"/>
          <w:sz w:val="22"/>
          <w:szCs w:val="22"/>
        </w:rPr>
        <w:t xml:space="preserve"> siehe Excel-Anlage, Tabellenblatt „Aufstellung IOSB</w:t>
      </w:r>
      <w:r w:rsidR="00356A44">
        <w:rPr>
          <w:rFonts w:ascii="Arial" w:hAnsi="Arial" w:cs="Arial"/>
          <w:sz w:val="22"/>
          <w:szCs w:val="22"/>
        </w:rPr>
        <w:t>“</w:t>
      </w:r>
      <w:r>
        <w:rPr>
          <w:rFonts w:ascii="Arial" w:hAnsi="Arial" w:cs="Arial"/>
          <w:sz w:val="22"/>
          <w:szCs w:val="22"/>
        </w:rPr>
        <w:t>, Zeilen 1</w:t>
      </w:r>
      <w:r w:rsidR="00D95A13">
        <w:rPr>
          <w:rFonts w:ascii="Arial" w:hAnsi="Arial" w:cs="Arial"/>
          <w:sz w:val="22"/>
          <w:szCs w:val="22"/>
        </w:rPr>
        <w:t>10</w:t>
      </w:r>
      <w:r>
        <w:rPr>
          <w:rFonts w:ascii="Arial" w:hAnsi="Arial" w:cs="Arial"/>
          <w:sz w:val="22"/>
          <w:szCs w:val="22"/>
        </w:rPr>
        <w:t xml:space="preserve"> bis 12</w:t>
      </w:r>
      <w:r w:rsidR="00D95A13">
        <w:rPr>
          <w:rFonts w:ascii="Arial" w:hAnsi="Arial" w:cs="Arial"/>
          <w:sz w:val="22"/>
          <w:szCs w:val="22"/>
        </w:rPr>
        <w:t>4</w:t>
      </w:r>
      <w:r>
        <w:rPr>
          <w:rFonts w:ascii="Arial" w:hAnsi="Arial" w:cs="Arial"/>
          <w:sz w:val="22"/>
          <w:szCs w:val="22"/>
        </w:rPr>
        <w:t>.</w:t>
      </w:r>
    </w:p>
    <w:p w14:paraId="0CEB369A" w14:textId="77777777" w:rsidR="004B50F5" w:rsidRPr="00825D6D" w:rsidRDefault="004B50F5" w:rsidP="004B50F5">
      <w:pPr>
        <w:spacing w:line="360" w:lineRule="auto"/>
        <w:rPr>
          <w:rFonts w:ascii="Arial" w:hAnsi="Arial" w:cs="Arial"/>
          <w:sz w:val="22"/>
          <w:szCs w:val="22"/>
        </w:rPr>
      </w:pPr>
    </w:p>
    <w:p w14:paraId="7F18D313" w14:textId="3132B0DD" w:rsidR="00DF6D49" w:rsidRDefault="00DF6D49" w:rsidP="00DF6D49">
      <w:pPr>
        <w:spacing w:line="360" w:lineRule="auto"/>
        <w:rPr>
          <w:rFonts w:ascii="Arial" w:hAnsi="Arial" w:cs="Arial"/>
          <w:sz w:val="22"/>
          <w:szCs w:val="22"/>
        </w:rPr>
      </w:pPr>
      <w:r>
        <w:rPr>
          <w:rFonts w:ascii="Arial" w:hAnsi="Arial" w:cs="Arial"/>
          <w:sz w:val="22"/>
          <w:szCs w:val="22"/>
        </w:rPr>
        <w:t xml:space="preserve">Zu den Ansätzen und der Berechnung für </w:t>
      </w:r>
      <w:r>
        <w:rPr>
          <w:rFonts w:ascii="Arial" w:hAnsi="Arial" w:cs="Arial"/>
          <w:b/>
          <w:i/>
          <w:sz w:val="22"/>
          <w:szCs w:val="22"/>
        </w:rPr>
        <w:t>Sachmittel</w:t>
      </w:r>
      <w:r>
        <w:rPr>
          <w:rFonts w:ascii="Arial" w:hAnsi="Arial" w:cs="Arial"/>
          <w:sz w:val="22"/>
          <w:szCs w:val="22"/>
        </w:rPr>
        <w:t xml:space="preserve"> siehe Excel-Anlage, Tabellenblatt „Aufstellung IOSB</w:t>
      </w:r>
      <w:r w:rsidR="00356A44">
        <w:rPr>
          <w:rFonts w:ascii="Arial" w:hAnsi="Arial" w:cs="Arial"/>
          <w:sz w:val="22"/>
          <w:szCs w:val="22"/>
        </w:rPr>
        <w:t>“</w:t>
      </w:r>
      <w:r>
        <w:rPr>
          <w:rFonts w:ascii="Arial" w:hAnsi="Arial" w:cs="Arial"/>
          <w:sz w:val="22"/>
          <w:szCs w:val="22"/>
        </w:rPr>
        <w:t>, Zeilen 1</w:t>
      </w:r>
      <w:r w:rsidR="002115DC">
        <w:rPr>
          <w:rFonts w:ascii="Arial" w:hAnsi="Arial" w:cs="Arial"/>
          <w:sz w:val="22"/>
          <w:szCs w:val="22"/>
        </w:rPr>
        <w:t>2</w:t>
      </w:r>
      <w:r w:rsidR="00D95A13">
        <w:rPr>
          <w:rFonts w:ascii="Arial" w:hAnsi="Arial" w:cs="Arial"/>
          <w:sz w:val="22"/>
          <w:szCs w:val="22"/>
        </w:rPr>
        <w:t>8</w:t>
      </w:r>
      <w:r>
        <w:rPr>
          <w:rFonts w:ascii="Arial" w:hAnsi="Arial" w:cs="Arial"/>
          <w:sz w:val="22"/>
          <w:szCs w:val="22"/>
        </w:rPr>
        <w:t xml:space="preserve"> bis 13</w:t>
      </w:r>
      <w:r w:rsidR="00D95A13">
        <w:rPr>
          <w:rFonts w:ascii="Arial" w:hAnsi="Arial" w:cs="Arial"/>
          <w:sz w:val="22"/>
          <w:szCs w:val="22"/>
        </w:rPr>
        <w:t>9</w:t>
      </w:r>
      <w:r>
        <w:rPr>
          <w:rFonts w:ascii="Arial" w:hAnsi="Arial" w:cs="Arial"/>
          <w:sz w:val="22"/>
          <w:szCs w:val="22"/>
        </w:rPr>
        <w:t>.</w:t>
      </w:r>
    </w:p>
    <w:p w14:paraId="1F7BE2D2" w14:textId="77777777" w:rsidR="00680BFD" w:rsidRPr="00825D6D" w:rsidRDefault="00680BFD" w:rsidP="00DF6D49">
      <w:pPr>
        <w:spacing w:line="360" w:lineRule="auto"/>
        <w:rPr>
          <w:rFonts w:ascii="Arial" w:hAnsi="Arial" w:cs="Arial"/>
          <w:sz w:val="22"/>
          <w:szCs w:val="22"/>
        </w:rPr>
      </w:pPr>
    </w:p>
    <w:p w14:paraId="7528D879" w14:textId="2CF6569C" w:rsidR="0077185C" w:rsidRPr="00A30090" w:rsidRDefault="003434E5" w:rsidP="005A5669">
      <w:pPr>
        <w:spacing w:line="360" w:lineRule="auto"/>
        <w:rPr>
          <w:rFonts w:ascii="Arial" w:hAnsi="Arial" w:cs="Arial"/>
          <w:sz w:val="22"/>
        </w:rPr>
      </w:pPr>
      <w:r w:rsidRPr="00A30090">
        <w:rPr>
          <w:rFonts w:ascii="Arial" w:hAnsi="Arial" w:cs="Arial"/>
          <w:sz w:val="22"/>
        </w:rPr>
        <w:t>Die Kosten für das Personal für die</w:t>
      </w:r>
      <w:r w:rsidR="004D31A8">
        <w:rPr>
          <w:rFonts w:ascii="Arial" w:hAnsi="Arial" w:cs="Arial"/>
          <w:sz w:val="22"/>
        </w:rPr>
        <w:t xml:space="preserve"> Grundlagenforschung zur</w:t>
      </w:r>
      <w:r w:rsidRPr="00A30090">
        <w:rPr>
          <w:rFonts w:ascii="Arial" w:hAnsi="Arial" w:cs="Arial"/>
          <w:sz w:val="22"/>
        </w:rPr>
        <w:t xml:space="preserve"> Kristallzucht am IOSB kommen ab</w:t>
      </w:r>
      <w:r w:rsidR="003919FC" w:rsidRPr="00A30090">
        <w:rPr>
          <w:rFonts w:ascii="Arial" w:hAnsi="Arial" w:cs="Arial"/>
          <w:sz w:val="22"/>
        </w:rPr>
        <w:t xml:space="preserve"> dem 1.1.</w:t>
      </w:r>
      <w:r w:rsidRPr="00A30090">
        <w:rPr>
          <w:rFonts w:ascii="Arial" w:hAnsi="Arial" w:cs="Arial"/>
          <w:sz w:val="22"/>
        </w:rPr>
        <w:t xml:space="preserve">2027 </w:t>
      </w:r>
      <w:r w:rsidR="002063C2" w:rsidRPr="00A30090">
        <w:rPr>
          <w:rFonts w:ascii="Arial" w:hAnsi="Arial" w:cs="Arial"/>
          <w:sz w:val="22"/>
        </w:rPr>
        <w:t xml:space="preserve">jährlich </w:t>
      </w:r>
      <w:r w:rsidRPr="00A30090">
        <w:rPr>
          <w:rFonts w:ascii="Arial" w:hAnsi="Arial" w:cs="Arial"/>
          <w:sz w:val="22"/>
        </w:rPr>
        <w:t xml:space="preserve">zum </w:t>
      </w:r>
      <w:r w:rsidR="002063C2" w:rsidRPr="00A30090">
        <w:rPr>
          <w:rFonts w:ascii="Arial" w:hAnsi="Arial" w:cs="Arial"/>
          <w:sz w:val="22"/>
        </w:rPr>
        <w:t>T</w:t>
      </w:r>
      <w:r w:rsidRPr="00A30090">
        <w:rPr>
          <w:rFonts w:ascii="Arial" w:hAnsi="Arial" w:cs="Arial"/>
          <w:sz w:val="22"/>
        </w:rPr>
        <w:t>ragen</w:t>
      </w:r>
      <w:r w:rsidR="002115DC">
        <w:rPr>
          <w:rFonts w:ascii="Arial" w:hAnsi="Arial" w:cs="Arial"/>
          <w:sz w:val="22"/>
        </w:rPr>
        <w:t>.</w:t>
      </w:r>
    </w:p>
    <w:p w14:paraId="2156945A" w14:textId="77777777" w:rsidR="00680BFD" w:rsidRDefault="00680BFD" w:rsidP="00680BFD">
      <w:pPr>
        <w:spacing w:line="360" w:lineRule="auto"/>
        <w:rPr>
          <w:rFonts w:ascii="Arial" w:hAnsi="Arial" w:cs="Arial"/>
          <w:sz w:val="22"/>
          <w:szCs w:val="22"/>
        </w:rPr>
      </w:pPr>
    </w:p>
    <w:p w14:paraId="11860987" w14:textId="287CF078" w:rsidR="00680BFD" w:rsidRDefault="00680BFD" w:rsidP="00680BFD">
      <w:pPr>
        <w:spacing w:line="360" w:lineRule="auto"/>
        <w:rPr>
          <w:rFonts w:ascii="Arial" w:hAnsi="Arial" w:cs="Arial"/>
          <w:sz w:val="22"/>
          <w:szCs w:val="22"/>
        </w:rPr>
      </w:pPr>
      <w:r>
        <w:rPr>
          <w:rFonts w:ascii="Arial" w:hAnsi="Arial" w:cs="Arial"/>
          <w:sz w:val="22"/>
          <w:szCs w:val="22"/>
        </w:rPr>
        <w:t xml:space="preserve">Für die Ermittlung der Einnahmen werden die angesetzten Ausgaben für die Produktionsanlage der Kristalle Cr4:YAG (siehe 1.1, lfd. Nr. 1) in Höhe von </w:t>
      </w:r>
      <w:r w:rsidR="0016665F">
        <w:rPr>
          <w:rFonts w:ascii="Arial" w:hAnsi="Arial" w:cs="Arial"/>
          <w:sz w:val="22"/>
          <w:szCs w:val="22"/>
        </w:rPr>
        <w:t>1.321.00,00</w:t>
      </w:r>
      <w:r>
        <w:rPr>
          <w:rFonts w:ascii="Arial" w:hAnsi="Arial" w:cs="Arial"/>
          <w:sz w:val="22"/>
          <w:szCs w:val="22"/>
        </w:rPr>
        <w:t xml:space="preserve"> € zzgl. 7 % USt. im Jahr 2025 ins Verhältnis gesetzt zur erwarteten Anzahl der damit ab dem Jahr 2027 produzierten optischen BE während der 30-jährigen Lebensdauer der Anlage (1.200 Stück pro Jahr x 30 Jahre). Auf die 200 Stück BE jährlich ab 2027 im Drittgeschäft entfällt somit rechnerisch ein Betrag von </w:t>
      </w:r>
      <w:r w:rsidR="007F4806">
        <w:rPr>
          <w:rFonts w:ascii="Arial" w:hAnsi="Arial" w:cs="Arial"/>
          <w:sz w:val="22"/>
          <w:szCs w:val="22"/>
        </w:rPr>
        <w:t>7.</w:t>
      </w:r>
      <w:r w:rsidR="00A155BC">
        <w:rPr>
          <w:rFonts w:ascii="Arial" w:hAnsi="Arial" w:cs="Arial"/>
          <w:sz w:val="22"/>
          <w:szCs w:val="22"/>
        </w:rPr>
        <w:t>852</w:t>
      </w:r>
      <w:r w:rsidR="007F4806">
        <w:rPr>
          <w:rFonts w:ascii="Arial" w:hAnsi="Arial" w:cs="Arial"/>
          <w:sz w:val="22"/>
          <w:szCs w:val="22"/>
        </w:rPr>
        <w:t>,</w:t>
      </w:r>
      <w:r w:rsidR="007F4806">
        <w:rPr>
          <w:rFonts w:ascii="Arial" w:hAnsi="Arial" w:cs="Arial"/>
          <w:sz w:val="22"/>
          <w:szCs w:val="22"/>
        </w:rPr>
        <w:t>61 </w:t>
      </w:r>
      <w:r>
        <w:rPr>
          <w:rFonts w:ascii="Arial" w:hAnsi="Arial" w:cs="Arial"/>
          <w:sz w:val="22"/>
          <w:szCs w:val="22"/>
        </w:rPr>
        <w:t>€ im Jahr 2025, der mit der angesetzten Preissteigerung von 2,1 % pro Jahr fortgeschrieben und ab dem Jahr 2027 angesetzt wird.</w:t>
      </w:r>
    </w:p>
    <w:p w14:paraId="1BC67C35"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71" w:name="_Toc199771632"/>
      <w:r w:rsidRPr="00A30090">
        <w:rPr>
          <w:rFonts w:ascii="Arial" w:hAnsi="Arial" w:cs="Arial"/>
          <w:color w:val="auto"/>
          <w:sz w:val="24"/>
          <w:szCs w:val="24"/>
        </w:rPr>
        <w:t>Kapitalwerte ohne Risiko</w:t>
      </w:r>
      <w:bookmarkEnd w:id="71"/>
    </w:p>
    <w:p w14:paraId="2897CF3A" w14:textId="0E0E6CEA" w:rsidR="000C0197" w:rsidRPr="00A30090" w:rsidRDefault="002115DC" w:rsidP="002115DC">
      <w:pPr>
        <w:spacing w:line="360" w:lineRule="auto"/>
        <w:rPr>
          <w:rFonts w:ascii="Arial" w:hAnsi="Arial" w:cs="Arial"/>
          <w:sz w:val="22"/>
        </w:rPr>
      </w:pPr>
      <w:r>
        <w:rPr>
          <w:rFonts w:ascii="Arial" w:hAnsi="Arial" w:cs="Arial"/>
          <w:sz w:val="22"/>
        </w:rPr>
        <w:t xml:space="preserve">Unter Anwendung des Diskontierungssatzes von 1,1 % pro Jahr wurde ein Kapitalwert </w:t>
      </w:r>
      <w:r w:rsidR="00A1477B">
        <w:rPr>
          <w:rFonts w:ascii="Arial" w:hAnsi="Arial" w:cs="Arial"/>
          <w:sz w:val="22"/>
        </w:rPr>
        <w:t xml:space="preserve">ohne Risiko </w:t>
      </w:r>
      <w:r>
        <w:rPr>
          <w:rFonts w:ascii="Arial" w:hAnsi="Arial" w:cs="Arial"/>
          <w:sz w:val="22"/>
        </w:rPr>
        <w:t xml:space="preserve">in Höhe von </w:t>
      </w:r>
      <w:r w:rsidR="003C08F1" w:rsidRPr="003C08F1">
        <w:rPr>
          <w:rFonts w:ascii="Arial" w:hAnsi="Arial" w:cs="Arial"/>
          <w:sz w:val="22"/>
        </w:rPr>
        <w:t>-19.779.957,70</w:t>
      </w:r>
      <w:r w:rsidR="003C08F1">
        <w:rPr>
          <w:rFonts w:ascii="Arial" w:hAnsi="Arial" w:cs="Arial"/>
          <w:sz w:val="22"/>
        </w:rPr>
        <w:t xml:space="preserve"> €</w:t>
      </w:r>
      <w:r w:rsidR="003C08F1" w:rsidRPr="003C08F1">
        <w:rPr>
          <w:rFonts w:ascii="Arial" w:hAnsi="Arial" w:cs="Arial"/>
          <w:sz w:val="22"/>
        </w:rPr>
        <w:t xml:space="preserve"> </w:t>
      </w:r>
      <w:r>
        <w:rPr>
          <w:rFonts w:ascii="Arial" w:hAnsi="Arial" w:cs="Arial"/>
          <w:sz w:val="22"/>
        </w:rPr>
        <w:t>ermittelt.</w:t>
      </w:r>
    </w:p>
    <w:p w14:paraId="62F5B2F8"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72" w:name="_Toc199771633"/>
      <w:r w:rsidRPr="00A30090">
        <w:rPr>
          <w:rFonts w:ascii="Arial" w:hAnsi="Arial" w:cs="Arial"/>
          <w:color w:val="auto"/>
          <w:sz w:val="24"/>
          <w:szCs w:val="24"/>
        </w:rPr>
        <w:t>Risikobetrachtung</w:t>
      </w:r>
      <w:bookmarkEnd w:id="72"/>
    </w:p>
    <w:p w14:paraId="06DFB834" w14:textId="77777777" w:rsidR="00B348D9" w:rsidRPr="00A30090" w:rsidRDefault="00B348D9" w:rsidP="007733BA">
      <w:pPr>
        <w:pStyle w:val="berschrift3"/>
        <w:spacing w:before="240" w:after="120" w:line="360" w:lineRule="auto"/>
        <w:rPr>
          <w:rFonts w:ascii="Arial" w:hAnsi="Arial" w:cs="Arial"/>
          <w:color w:val="auto"/>
          <w:szCs w:val="22"/>
        </w:rPr>
      </w:pPr>
      <w:bookmarkStart w:id="73" w:name="_Toc199771634"/>
      <w:r w:rsidRPr="00A30090">
        <w:rPr>
          <w:rFonts w:ascii="Arial" w:hAnsi="Arial" w:cs="Arial"/>
          <w:color w:val="auto"/>
          <w:szCs w:val="22"/>
        </w:rPr>
        <w:t>Risikoidentifizierung</w:t>
      </w:r>
      <w:bookmarkEnd w:id="73"/>
    </w:p>
    <w:p w14:paraId="2F2AC79F" w14:textId="034E859F" w:rsidR="007E7877" w:rsidRPr="00A30090" w:rsidRDefault="00F23280" w:rsidP="005A5669">
      <w:pPr>
        <w:spacing w:line="360" w:lineRule="auto"/>
        <w:rPr>
          <w:rFonts w:ascii="Arial" w:hAnsi="Arial" w:cs="Arial"/>
          <w:sz w:val="22"/>
        </w:rPr>
      </w:pPr>
      <w:r w:rsidRPr="00A30090">
        <w:rPr>
          <w:rFonts w:ascii="Arial" w:hAnsi="Arial" w:cs="Arial"/>
          <w:sz w:val="22"/>
        </w:rPr>
        <w:t xml:space="preserve">Die Tiegel für die Kristallzucht werden aus Iridium und Platin gefertigt. </w:t>
      </w:r>
      <w:r w:rsidR="00FF0A45" w:rsidRPr="00A30090">
        <w:rPr>
          <w:rFonts w:ascii="Arial" w:hAnsi="Arial" w:cs="Arial"/>
          <w:sz w:val="22"/>
        </w:rPr>
        <w:t>Der</w:t>
      </w:r>
      <w:r w:rsidR="004840F6" w:rsidRPr="00A30090">
        <w:rPr>
          <w:rFonts w:ascii="Arial" w:hAnsi="Arial" w:cs="Arial"/>
          <w:sz w:val="22"/>
        </w:rPr>
        <w:t xml:space="preserve"> Marktpreis </w:t>
      </w:r>
      <w:r w:rsidRPr="00A30090">
        <w:rPr>
          <w:rFonts w:ascii="Arial" w:hAnsi="Arial" w:cs="Arial"/>
          <w:sz w:val="22"/>
        </w:rPr>
        <w:t>für diese</w:t>
      </w:r>
      <w:r w:rsidR="004840F6" w:rsidRPr="00A30090">
        <w:rPr>
          <w:rFonts w:ascii="Arial" w:hAnsi="Arial" w:cs="Arial"/>
          <w:sz w:val="22"/>
        </w:rPr>
        <w:t xml:space="preserve"> Rohstoffe </w:t>
      </w:r>
      <w:r w:rsidR="00FF0A45" w:rsidRPr="00A30090">
        <w:rPr>
          <w:rFonts w:ascii="Arial" w:hAnsi="Arial" w:cs="Arial"/>
          <w:sz w:val="22"/>
        </w:rPr>
        <w:t xml:space="preserve">unterliegt </w:t>
      </w:r>
      <w:r w:rsidR="004840F6" w:rsidRPr="00A30090">
        <w:rPr>
          <w:rFonts w:ascii="Arial" w:hAnsi="Arial" w:cs="Arial"/>
          <w:sz w:val="22"/>
        </w:rPr>
        <w:t>weltmarktabhängig</w:t>
      </w:r>
      <w:r w:rsidR="00FF0A45" w:rsidRPr="00A30090">
        <w:rPr>
          <w:rFonts w:ascii="Arial" w:hAnsi="Arial" w:cs="Arial"/>
          <w:sz w:val="22"/>
        </w:rPr>
        <w:t>en</w:t>
      </w:r>
      <w:r w:rsidR="004840F6" w:rsidRPr="00A30090">
        <w:rPr>
          <w:rFonts w:ascii="Arial" w:hAnsi="Arial" w:cs="Arial"/>
          <w:sz w:val="22"/>
        </w:rPr>
        <w:t xml:space="preserve"> Schwankungen.</w:t>
      </w:r>
      <w:r w:rsidR="00FF0A45" w:rsidRPr="00A30090">
        <w:rPr>
          <w:rFonts w:ascii="Arial" w:hAnsi="Arial" w:cs="Arial"/>
          <w:sz w:val="22"/>
        </w:rPr>
        <w:t xml:space="preserve"> </w:t>
      </w:r>
      <w:r w:rsidR="00AA1677" w:rsidRPr="00A30090">
        <w:rPr>
          <w:rFonts w:ascii="Arial" w:hAnsi="Arial" w:cs="Arial"/>
          <w:sz w:val="22"/>
        </w:rPr>
        <w:t xml:space="preserve">Im Jahr 2021 stieg der Preis für Iridium </w:t>
      </w:r>
      <w:r w:rsidR="00AA1677">
        <w:rPr>
          <w:rFonts w:ascii="Arial" w:hAnsi="Arial" w:cs="Arial"/>
          <w:sz w:val="22"/>
        </w:rPr>
        <w:t xml:space="preserve">bspw. </w:t>
      </w:r>
      <w:r w:rsidR="00AA1677" w:rsidRPr="00A30090">
        <w:rPr>
          <w:rFonts w:ascii="Arial" w:hAnsi="Arial" w:cs="Arial"/>
          <w:sz w:val="22"/>
        </w:rPr>
        <w:t xml:space="preserve">auf ca. das Vierfache. Seitdem ist der Preis auf annähernd gleichhohem Niveau geblieben. </w:t>
      </w:r>
      <w:r w:rsidR="00FF0A45" w:rsidRPr="00A30090">
        <w:rPr>
          <w:rFonts w:ascii="Arial" w:hAnsi="Arial" w:cs="Arial"/>
          <w:sz w:val="22"/>
        </w:rPr>
        <w:t xml:space="preserve">Es besteht das Risiko, dass sich der Einkaufspreis für Iridium oder Platin </w:t>
      </w:r>
      <w:r w:rsidR="002115DC">
        <w:rPr>
          <w:rFonts w:ascii="Arial" w:hAnsi="Arial" w:cs="Arial"/>
          <w:sz w:val="22"/>
        </w:rPr>
        <w:t xml:space="preserve">unvorhergesehen </w:t>
      </w:r>
      <w:r w:rsidR="00FF0A45" w:rsidRPr="00A30090">
        <w:rPr>
          <w:rFonts w:ascii="Arial" w:hAnsi="Arial" w:cs="Arial"/>
          <w:sz w:val="22"/>
        </w:rPr>
        <w:t>erhöht.</w:t>
      </w:r>
    </w:p>
    <w:p w14:paraId="52DD3B8C" w14:textId="77777777" w:rsidR="00B348D9" w:rsidRPr="00A30090" w:rsidRDefault="00B348D9" w:rsidP="007733BA">
      <w:pPr>
        <w:pStyle w:val="berschrift3"/>
        <w:spacing w:before="240" w:after="120" w:line="360" w:lineRule="auto"/>
        <w:rPr>
          <w:rFonts w:ascii="Arial" w:hAnsi="Arial" w:cs="Arial"/>
          <w:color w:val="auto"/>
          <w:szCs w:val="22"/>
        </w:rPr>
      </w:pPr>
      <w:bookmarkStart w:id="74" w:name="_Toc199771635"/>
      <w:r w:rsidRPr="00A30090">
        <w:rPr>
          <w:rFonts w:ascii="Arial" w:hAnsi="Arial" w:cs="Arial"/>
          <w:color w:val="auto"/>
          <w:szCs w:val="22"/>
        </w:rPr>
        <w:lastRenderedPageBreak/>
        <w:t>Risikoverteilung</w:t>
      </w:r>
      <w:bookmarkEnd w:id="74"/>
    </w:p>
    <w:p w14:paraId="33F7F514" w14:textId="4E0A83CF" w:rsidR="007E7877" w:rsidRPr="00A30090" w:rsidRDefault="002115DC" w:rsidP="005A5669">
      <w:pPr>
        <w:spacing w:line="360" w:lineRule="auto"/>
        <w:rPr>
          <w:rFonts w:ascii="Arial" w:hAnsi="Arial" w:cs="Arial"/>
          <w:sz w:val="22"/>
        </w:rPr>
      </w:pPr>
      <w:r>
        <w:rPr>
          <w:rFonts w:ascii="Arial" w:hAnsi="Arial" w:cs="Arial"/>
          <w:sz w:val="22"/>
        </w:rPr>
        <w:t xml:space="preserve">Die </w:t>
      </w:r>
      <w:r w:rsidR="007E7877" w:rsidRPr="00A30090">
        <w:rPr>
          <w:rFonts w:ascii="Arial" w:hAnsi="Arial" w:cs="Arial"/>
          <w:sz w:val="22"/>
        </w:rPr>
        <w:t xml:space="preserve">Bw trägt </w:t>
      </w:r>
      <w:r w:rsidR="00787665" w:rsidRPr="00A30090">
        <w:rPr>
          <w:rFonts w:ascii="Arial" w:hAnsi="Arial" w:cs="Arial"/>
          <w:sz w:val="22"/>
        </w:rPr>
        <w:t>die</w:t>
      </w:r>
      <w:r w:rsidR="007E7877" w:rsidRPr="00A30090">
        <w:rPr>
          <w:rFonts w:ascii="Arial" w:hAnsi="Arial" w:cs="Arial"/>
          <w:sz w:val="22"/>
        </w:rPr>
        <w:t xml:space="preserve"> </w:t>
      </w:r>
      <w:r w:rsidR="00787665" w:rsidRPr="00A30090">
        <w:rPr>
          <w:rFonts w:ascii="Arial" w:hAnsi="Arial" w:cs="Arial"/>
          <w:sz w:val="22"/>
        </w:rPr>
        <w:t xml:space="preserve">Ausgaben für die </w:t>
      </w:r>
      <w:r w:rsidR="007E7877" w:rsidRPr="00A30090">
        <w:rPr>
          <w:rFonts w:ascii="Arial" w:hAnsi="Arial" w:cs="Arial"/>
          <w:sz w:val="22"/>
        </w:rPr>
        <w:t>Anschubfinanzierung</w:t>
      </w:r>
      <w:r w:rsidR="00F23280" w:rsidRPr="00A30090">
        <w:rPr>
          <w:rFonts w:ascii="Arial" w:hAnsi="Arial" w:cs="Arial"/>
          <w:sz w:val="22"/>
        </w:rPr>
        <w:t xml:space="preserve"> zum Aufbau der Kristallzucht am IOSB</w:t>
      </w:r>
      <w:r w:rsidR="007E7877" w:rsidRPr="00A30090">
        <w:rPr>
          <w:rFonts w:ascii="Arial" w:hAnsi="Arial" w:cs="Arial"/>
          <w:sz w:val="22"/>
        </w:rPr>
        <w:t>.</w:t>
      </w:r>
      <w:r w:rsidR="004840F6" w:rsidRPr="00A30090">
        <w:rPr>
          <w:rFonts w:ascii="Arial" w:hAnsi="Arial" w:cs="Arial"/>
          <w:sz w:val="22"/>
        </w:rPr>
        <w:t xml:space="preserve"> Sollte es </w:t>
      </w:r>
      <w:r w:rsidR="00F23280" w:rsidRPr="00A30090">
        <w:rPr>
          <w:rFonts w:ascii="Arial" w:hAnsi="Arial" w:cs="Arial"/>
          <w:sz w:val="22"/>
        </w:rPr>
        <w:t>in dieser Aufbauphase</w:t>
      </w:r>
      <w:r w:rsidR="004840F6" w:rsidRPr="00A30090">
        <w:rPr>
          <w:rFonts w:ascii="Arial" w:hAnsi="Arial" w:cs="Arial"/>
          <w:sz w:val="22"/>
        </w:rPr>
        <w:t xml:space="preserve"> zu rohstoffabhängigen Preissteigerungen beim Einkauf der Tiegel kommen, wären diese durch die Bw zu tragen.</w:t>
      </w:r>
    </w:p>
    <w:p w14:paraId="655FB95F" w14:textId="4CA7A781" w:rsidR="00B348D9" w:rsidRPr="00A30090" w:rsidRDefault="00B348D9" w:rsidP="007733BA">
      <w:pPr>
        <w:pStyle w:val="berschrift3"/>
        <w:spacing w:before="240" w:after="120" w:line="360" w:lineRule="auto"/>
        <w:rPr>
          <w:rFonts w:ascii="Arial" w:hAnsi="Arial" w:cs="Arial"/>
          <w:color w:val="auto"/>
          <w:szCs w:val="22"/>
        </w:rPr>
      </w:pPr>
      <w:bookmarkStart w:id="75" w:name="_Toc199771636"/>
      <w:r w:rsidRPr="00A30090">
        <w:rPr>
          <w:rFonts w:ascii="Arial" w:hAnsi="Arial" w:cs="Arial"/>
          <w:color w:val="auto"/>
          <w:szCs w:val="22"/>
        </w:rPr>
        <w:t>Monetäre Risikobewertung</w:t>
      </w:r>
      <w:bookmarkEnd w:id="75"/>
    </w:p>
    <w:p w14:paraId="73CFC6CE" w14:textId="6AE85096" w:rsidR="00AA1677" w:rsidRDefault="000D4235" w:rsidP="00FF0A45">
      <w:pPr>
        <w:spacing w:line="360" w:lineRule="auto"/>
        <w:rPr>
          <w:rFonts w:ascii="Arial" w:hAnsi="Arial" w:cs="Arial"/>
          <w:sz w:val="22"/>
        </w:rPr>
      </w:pPr>
      <w:r w:rsidRPr="00A30090">
        <w:rPr>
          <w:rFonts w:ascii="Arial" w:hAnsi="Arial" w:cs="Arial"/>
          <w:sz w:val="22"/>
        </w:rPr>
        <w:t>Für die Tiegel aus Iridium sind Ausgaben in Höhe von insgesamt 2.279.100 Euro erforderlich.</w:t>
      </w:r>
      <w:r w:rsidR="004506BC" w:rsidRPr="00A30090">
        <w:rPr>
          <w:rFonts w:ascii="Arial" w:hAnsi="Arial" w:cs="Arial"/>
          <w:sz w:val="22"/>
        </w:rPr>
        <w:t xml:space="preserve"> </w:t>
      </w:r>
      <w:r w:rsidRPr="00A30090">
        <w:rPr>
          <w:rFonts w:ascii="Arial" w:hAnsi="Arial" w:cs="Arial"/>
          <w:sz w:val="22"/>
        </w:rPr>
        <w:t>Für die Tiegel aus Platin sind Ausgaben in Höhe von insgesamt 128.400 Euro erforderlich.</w:t>
      </w:r>
      <w:r w:rsidR="004506BC" w:rsidRPr="00A30090">
        <w:rPr>
          <w:rFonts w:ascii="Arial" w:hAnsi="Arial" w:cs="Arial"/>
          <w:sz w:val="22"/>
        </w:rPr>
        <w:t xml:space="preserve"> </w:t>
      </w:r>
    </w:p>
    <w:p w14:paraId="641692B6" w14:textId="70B365CA" w:rsidR="000D4235" w:rsidRPr="00A30090" w:rsidRDefault="000D4235" w:rsidP="000D4235">
      <w:pPr>
        <w:spacing w:line="360" w:lineRule="auto"/>
        <w:jc w:val="center"/>
        <w:rPr>
          <w:rFonts w:ascii="Arial" w:hAnsi="Arial" w:cs="Arial"/>
          <w:sz w:val="22"/>
        </w:rPr>
      </w:pPr>
    </w:p>
    <w:p w14:paraId="5B53341C" w14:textId="3F468E1B" w:rsidR="00AA1677" w:rsidRPr="00A30090" w:rsidRDefault="00AA1677" w:rsidP="00AA1677">
      <w:pPr>
        <w:spacing w:line="360" w:lineRule="auto"/>
        <w:rPr>
          <w:rFonts w:ascii="Arial" w:hAnsi="Arial" w:cs="Arial"/>
          <w:sz w:val="22"/>
        </w:rPr>
      </w:pPr>
      <w:r>
        <w:rPr>
          <w:rFonts w:ascii="Arial" w:hAnsi="Arial" w:cs="Arial"/>
          <w:sz w:val="22"/>
        </w:rPr>
        <w:t>Beide Ausgaben fallen im Jahr 2025 an.</w:t>
      </w:r>
      <w:r w:rsidRPr="00A30090">
        <w:rPr>
          <w:rFonts w:ascii="Arial" w:hAnsi="Arial" w:cs="Arial"/>
          <w:sz w:val="22"/>
        </w:rPr>
        <w:t xml:space="preserve"> </w:t>
      </w:r>
      <w:r>
        <w:rPr>
          <w:rFonts w:ascii="Arial" w:hAnsi="Arial" w:cs="Arial"/>
          <w:sz w:val="22"/>
        </w:rPr>
        <w:t xml:space="preserve">Wenn das Risiko eintritt, erhöht </w:t>
      </w:r>
      <w:r w:rsidRPr="00A30090">
        <w:rPr>
          <w:rFonts w:ascii="Arial" w:hAnsi="Arial" w:cs="Arial"/>
          <w:sz w:val="22"/>
        </w:rPr>
        <w:t>sich der Preis um 25</w:t>
      </w:r>
      <w:r>
        <w:rPr>
          <w:rFonts w:ascii="Arial" w:hAnsi="Arial" w:cs="Arial"/>
          <w:sz w:val="22"/>
        </w:rPr>
        <w:t> %.</w:t>
      </w:r>
    </w:p>
    <w:p w14:paraId="2202F0EA" w14:textId="2879ECE0" w:rsidR="00AA1677" w:rsidRPr="00A30090" w:rsidRDefault="00AA1677" w:rsidP="00AA1677">
      <w:pPr>
        <w:spacing w:line="360" w:lineRule="auto"/>
        <w:rPr>
          <w:rFonts w:ascii="Arial" w:hAnsi="Arial" w:cs="Arial"/>
          <w:sz w:val="22"/>
        </w:rPr>
      </w:pPr>
      <w:r>
        <w:rPr>
          <w:rFonts w:ascii="Arial" w:hAnsi="Arial" w:cs="Arial"/>
          <w:sz w:val="22"/>
        </w:rPr>
        <w:t>Die Eintrittswahrscheinlichkeit für dieses Risiko wird mit 10 </w:t>
      </w:r>
      <w:r w:rsidR="0016665F">
        <w:rPr>
          <w:rFonts w:ascii="Arial" w:hAnsi="Arial" w:cs="Arial"/>
          <w:sz w:val="22"/>
        </w:rPr>
        <w:t>%</w:t>
      </w:r>
      <w:r>
        <w:rPr>
          <w:rFonts w:ascii="Arial" w:hAnsi="Arial" w:cs="Arial"/>
          <w:sz w:val="22"/>
        </w:rPr>
        <w:t xml:space="preserve"> angesetzt.</w:t>
      </w:r>
    </w:p>
    <w:p w14:paraId="65E0F335" w14:textId="170F6693" w:rsidR="00AA1677" w:rsidRDefault="00AA1677" w:rsidP="00AA1677">
      <w:pPr>
        <w:spacing w:line="360" w:lineRule="auto"/>
        <w:rPr>
          <w:rFonts w:ascii="Arial" w:hAnsi="Arial" w:cs="Arial"/>
          <w:sz w:val="22"/>
        </w:rPr>
      </w:pPr>
      <w:r>
        <w:rPr>
          <w:rFonts w:ascii="Arial" w:hAnsi="Arial" w:cs="Arial"/>
          <w:sz w:val="22"/>
        </w:rPr>
        <w:t xml:space="preserve">Der Risikowert beträgt damit </w:t>
      </w:r>
      <w:r w:rsidR="00A474F7">
        <w:rPr>
          <w:rFonts w:ascii="Arial" w:hAnsi="Arial" w:cs="Arial"/>
          <w:sz w:val="22"/>
        </w:rPr>
        <w:t>-</w:t>
      </w:r>
      <w:r>
        <w:rPr>
          <w:rFonts w:ascii="Arial" w:hAnsi="Arial" w:cs="Arial"/>
          <w:sz w:val="22"/>
        </w:rPr>
        <w:t xml:space="preserve">2.407.500,00 € x 25 % x 10 % = </w:t>
      </w:r>
      <w:r w:rsidR="00A474F7">
        <w:rPr>
          <w:rFonts w:ascii="Arial" w:hAnsi="Arial" w:cs="Arial"/>
          <w:sz w:val="22"/>
        </w:rPr>
        <w:t>-</w:t>
      </w:r>
      <w:r>
        <w:rPr>
          <w:rFonts w:ascii="Arial" w:hAnsi="Arial" w:cs="Arial"/>
          <w:sz w:val="22"/>
        </w:rPr>
        <w:t>60.187,50 €</w:t>
      </w:r>
    </w:p>
    <w:p w14:paraId="016C4F17" w14:textId="3322E57F" w:rsidR="00680BFD" w:rsidRDefault="00680BFD" w:rsidP="00AA1677">
      <w:pPr>
        <w:spacing w:line="360" w:lineRule="auto"/>
        <w:rPr>
          <w:rFonts w:ascii="Arial" w:hAnsi="Arial" w:cs="Arial"/>
          <w:sz w:val="22"/>
        </w:rPr>
      </w:pPr>
    </w:p>
    <w:p w14:paraId="5CCAFF32" w14:textId="49E86C47" w:rsidR="00680BFD" w:rsidRPr="00A30090" w:rsidRDefault="00680BFD" w:rsidP="00AA1677">
      <w:pPr>
        <w:spacing w:line="360" w:lineRule="auto"/>
        <w:rPr>
          <w:rFonts w:ascii="Arial" w:hAnsi="Arial" w:cs="Arial"/>
          <w:sz w:val="22"/>
        </w:rPr>
      </w:pPr>
      <w:r>
        <w:rPr>
          <w:rFonts w:ascii="Arial" w:hAnsi="Arial" w:cs="Arial"/>
          <w:sz w:val="22"/>
        </w:rPr>
        <w:t xml:space="preserve">Der </w:t>
      </w:r>
      <w:r w:rsidR="00A1477B">
        <w:rPr>
          <w:rFonts w:ascii="Arial" w:hAnsi="Arial" w:cs="Arial"/>
          <w:sz w:val="22"/>
        </w:rPr>
        <w:t xml:space="preserve">zusätzliche </w:t>
      </w:r>
      <w:r>
        <w:rPr>
          <w:rFonts w:ascii="Arial" w:hAnsi="Arial" w:cs="Arial"/>
          <w:sz w:val="22"/>
        </w:rPr>
        <w:t>Effekt auf</w:t>
      </w:r>
      <w:r w:rsidR="009F0F88">
        <w:rPr>
          <w:rFonts w:ascii="Arial" w:hAnsi="Arial" w:cs="Arial"/>
          <w:sz w:val="22"/>
        </w:rPr>
        <w:t xml:space="preserve"> G</w:t>
      </w:r>
      <w:r w:rsidR="00A1477B">
        <w:rPr>
          <w:rFonts w:ascii="Arial" w:hAnsi="Arial" w:cs="Arial"/>
          <w:sz w:val="22"/>
        </w:rPr>
        <w:t>rund</w:t>
      </w:r>
      <w:r>
        <w:rPr>
          <w:rFonts w:ascii="Arial" w:hAnsi="Arial" w:cs="Arial"/>
          <w:sz w:val="22"/>
        </w:rPr>
        <w:t xml:space="preserve"> eine</w:t>
      </w:r>
      <w:r w:rsidR="00A1477B">
        <w:rPr>
          <w:rFonts w:ascii="Arial" w:hAnsi="Arial" w:cs="Arial"/>
          <w:sz w:val="22"/>
        </w:rPr>
        <w:t>s</w:t>
      </w:r>
      <w:r>
        <w:rPr>
          <w:rFonts w:ascii="Arial" w:hAnsi="Arial" w:cs="Arial"/>
          <w:sz w:val="22"/>
        </w:rPr>
        <w:t xml:space="preserve"> erhöhten </w:t>
      </w:r>
      <w:r w:rsidR="00A1477B">
        <w:rPr>
          <w:rFonts w:ascii="Arial" w:hAnsi="Arial" w:cs="Arial"/>
          <w:sz w:val="22"/>
        </w:rPr>
        <w:t>Preisa</w:t>
      </w:r>
      <w:r>
        <w:rPr>
          <w:rFonts w:ascii="Arial" w:hAnsi="Arial" w:cs="Arial"/>
          <w:sz w:val="22"/>
        </w:rPr>
        <w:t>ufschlag</w:t>
      </w:r>
      <w:r w:rsidR="009D1BA2">
        <w:rPr>
          <w:rFonts w:ascii="Arial" w:hAnsi="Arial" w:cs="Arial"/>
          <w:sz w:val="22"/>
        </w:rPr>
        <w:t>s</w:t>
      </w:r>
      <w:r>
        <w:rPr>
          <w:rFonts w:ascii="Arial" w:hAnsi="Arial" w:cs="Arial"/>
          <w:sz w:val="22"/>
        </w:rPr>
        <w:t xml:space="preserve"> </w:t>
      </w:r>
      <w:r w:rsidR="00A1477B">
        <w:rPr>
          <w:rFonts w:ascii="Arial" w:hAnsi="Arial" w:cs="Arial"/>
          <w:sz w:val="22"/>
        </w:rPr>
        <w:t>(siehe oben, Einnahmen) wird aus Gründen der Geringfügigkeit nicht ermittelt.</w:t>
      </w:r>
    </w:p>
    <w:p w14:paraId="444309BF" w14:textId="77777777" w:rsidR="00B348D9" w:rsidRPr="00A30090" w:rsidRDefault="00B348D9" w:rsidP="007733BA">
      <w:pPr>
        <w:pStyle w:val="berschrift2"/>
        <w:spacing w:before="240" w:after="120" w:line="360" w:lineRule="auto"/>
        <w:ind w:left="578" w:hanging="578"/>
        <w:rPr>
          <w:rFonts w:ascii="Arial" w:hAnsi="Arial" w:cs="Arial"/>
          <w:color w:val="auto"/>
          <w:sz w:val="24"/>
          <w:szCs w:val="24"/>
        </w:rPr>
      </w:pPr>
      <w:bookmarkStart w:id="76" w:name="_Toc199771637"/>
      <w:r w:rsidRPr="00A30090">
        <w:rPr>
          <w:rFonts w:ascii="Arial" w:hAnsi="Arial" w:cs="Arial"/>
          <w:color w:val="auto"/>
          <w:sz w:val="24"/>
          <w:szCs w:val="24"/>
        </w:rPr>
        <w:t>Kapitalwert mit Risiko</w:t>
      </w:r>
      <w:bookmarkEnd w:id="76"/>
    </w:p>
    <w:p w14:paraId="4FC6D211" w14:textId="6E57AD62" w:rsidR="004B58EE" w:rsidRPr="00A30090" w:rsidRDefault="00A1477B" w:rsidP="006174BC">
      <w:pPr>
        <w:spacing w:line="360" w:lineRule="auto"/>
        <w:rPr>
          <w:rFonts w:ascii="Arial" w:hAnsi="Arial" w:cs="Arial"/>
          <w:sz w:val="22"/>
        </w:rPr>
      </w:pPr>
      <w:r>
        <w:rPr>
          <w:rFonts w:ascii="Arial" w:hAnsi="Arial" w:cs="Arial"/>
          <w:sz w:val="22"/>
        </w:rPr>
        <w:t xml:space="preserve">Somit ergibt sich ein Kapitalwert mit Risiko in Höhe von </w:t>
      </w:r>
      <w:r w:rsidR="002637D2" w:rsidRPr="002637D2">
        <w:rPr>
          <w:rFonts w:ascii="Arial" w:hAnsi="Arial" w:cs="Arial"/>
          <w:sz w:val="22"/>
        </w:rPr>
        <w:t xml:space="preserve">-19.840.145,20 </w:t>
      </w:r>
      <w:r w:rsidR="00C13E4E">
        <w:rPr>
          <w:rFonts w:ascii="Arial" w:hAnsi="Arial" w:cs="Arial"/>
          <w:sz w:val="22"/>
        </w:rPr>
        <w:t>€</w:t>
      </w:r>
      <w:r>
        <w:rPr>
          <w:rFonts w:ascii="Arial" w:hAnsi="Arial" w:cs="Arial"/>
          <w:sz w:val="22"/>
        </w:rPr>
        <w:t>.</w:t>
      </w:r>
    </w:p>
    <w:p w14:paraId="6E46CA08" w14:textId="77777777" w:rsidR="00BD7828" w:rsidRPr="00A30090" w:rsidRDefault="008515DA" w:rsidP="007733BA">
      <w:pPr>
        <w:pStyle w:val="berschrift1"/>
        <w:spacing w:before="240" w:after="120" w:line="360" w:lineRule="auto"/>
        <w:ind w:left="431" w:hanging="431"/>
        <w:jc w:val="left"/>
        <w:rPr>
          <w:rFonts w:ascii="Arial" w:hAnsi="Arial" w:cs="Arial"/>
          <w:b/>
          <w:sz w:val="26"/>
          <w:szCs w:val="26"/>
          <w:u w:val="none"/>
        </w:rPr>
      </w:pPr>
      <w:bookmarkStart w:id="77" w:name="_Toc199771638"/>
      <w:r w:rsidRPr="00A30090">
        <w:rPr>
          <w:rFonts w:ascii="Arial" w:hAnsi="Arial" w:cs="Arial"/>
          <w:b/>
          <w:sz w:val="26"/>
          <w:szCs w:val="26"/>
          <w:u w:val="none"/>
        </w:rPr>
        <w:t>Vergleich der Optionen</w:t>
      </w:r>
      <w:bookmarkEnd w:id="77"/>
    </w:p>
    <w:p w14:paraId="2CC19782" w14:textId="44619F4E" w:rsidR="000C0197" w:rsidRPr="00A30090" w:rsidRDefault="00184F29" w:rsidP="006174BC">
      <w:pPr>
        <w:spacing w:line="360" w:lineRule="auto"/>
        <w:rPr>
          <w:rFonts w:ascii="Arial" w:hAnsi="Arial" w:cs="Arial"/>
          <w:sz w:val="22"/>
        </w:rPr>
      </w:pPr>
      <w:r w:rsidRPr="00A30090">
        <w:rPr>
          <w:rFonts w:ascii="Arial" w:hAnsi="Arial" w:cs="Arial"/>
          <w:sz w:val="22"/>
        </w:rPr>
        <w:t>entfällt</w:t>
      </w:r>
    </w:p>
    <w:p w14:paraId="19DE20C8" w14:textId="77777777" w:rsidR="00B348D9" w:rsidRPr="00A30090" w:rsidRDefault="00B348D9" w:rsidP="007733BA">
      <w:pPr>
        <w:pStyle w:val="berschrift1"/>
        <w:spacing w:before="240" w:after="120" w:line="360" w:lineRule="auto"/>
        <w:ind w:left="431" w:hanging="431"/>
        <w:jc w:val="left"/>
        <w:rPr>
          <w:rFonts w:ascii="Arial" w:hAnsi="Arial" w:cs="Arial"/>
          <w:b/>
          <w:sz w:val="26"/>
          <w:szCs w:val="26"/>
          <w:u w:val="none"/>
        </w:rPr>
      </w:pPr>
      <w:bookmarkStart w:id="78" w:name="_Toc199771639"/>
      <w:r w:rsidRPr="00A30090">
        <w:rPr>
          <w:rFonts w:ascii="Arial" w:hAnsi="Arial" w:cs="Arial"/>
          <w:b/>
          <w:sz w:val="26"/>
          <w:szCs w:val="26"/>
          <w:u w:val="none"/>
        </w:rPr>
        <w:t>Sensitivitätsanalyse</w:t>
      </w:r>
      <w:bookmarkEnd w:id="78"/>
    </w:p>
    <w:p w14:paraId="799C683A" w14:textId="30429137" w:rsidR="000C0197" w:rsidRPr="00A30090" w:rsidRDefault="00184F29" w:rsidP="006174BC">
      <w:pPr>
        <w:spacing w:line="360" w:lineRule="auto"/>
        <w:rPr>
          <w:rFonts w:ascii="Arial" w:hAnsi="Arial" w:cs="Arial"/>
          <w:sz w:val="22"/>
        </w:rPr>
      </w:pPr>
      <w:bookmarkStart w:id="79" w:name="_Hlk199770428"/>
      <w:r w:rsidRPr="00A30090">
        <w:rPr>
          <w:rFonts w:ascii="Arial" w:hAnsi="Arial" w:cs="Arial"/>
          <w:sz w:val="22"/>
        </w:rPr>
        <w:t>entfällt</w:t>
      </w:r>
    </w:p>
    <w:p w14:paraId="00577588" w14:textId="77777777" w:rsidR="006A4C6F" w:rsidRPr="00A30090" w:rsidRDefault="006A4C6F" w:rsidP="006A4C6F">
      <w:pPr>
        <w:pStyle w:val="berschrift1"/>
        <w:spacing w:before="240" w:after="120" w:line="360" w:lineRule="auto"/>
        <w:ind w:left="431" w:hanging="431"/>
        <w:jc w:val="left"/>
        <w:rPr>
          <w:rFonts w:ascii="Arial" w:hAnsi="Arial" w:cs="Arial"/>
          <w:b/>
          <w:i/>
          <w:sz w:val="26"/>
          <w:szCs w:val="26"/>
          <w:u w:val="none"/>
        </w:rPr>
      </w:pPr>
      <w:bookmarkStart w:id="80" w:name="_Toc199771640"/>
      <w:bookmarkEnd w:id="79"/>
      <w:r w:rsidRPr="00A30090">
        <w:rPr>
          <w:rFonts w:ascii="Arial" w:hAnsi="Arial" w:cs="Arial"/>
          <w:b/>
          <w:i/>
          <w:sz w:val="26"/>
          <w:szCs w:val="26"/>
          <w:u w:val="none"/>
        </w:rPr>
        <w:t>Nicht monetäre Faktoren</w:t>
      </w:r>
      <w:bookmarkEnd w:id="80"/>
    </w:p>
    <w:p w14:paraId="36448AA5" w14:textId="2C16DD52" w:rsidR="006A4C6F" w:rsidRPr="00A30090" w:rsidRDefault="002637D2" w:rsidP="006174BC">
      <w:pPr>
        <w:spacing w:line="360" w:lineRule="auto"/>
        <w:rPr>
          <w:rFonts w:ascii="Arial" w:hAnsi="Arial" w:cs="Arial"/>
          <w:sz w:val="22"/>
        </w:rPr>
      </w:pPr>
      <w:r w:rsidRPr="00A30090">
        <w:rPr>
          <w:rFonts w:ascii="Arial" w:hAnsi="Arial" w:cs="Arial"/>
          <w:sz w:val="22"/>
        </w:rPr>
        <w:t>entfällt</w:t>
      </w:r>
    </w:p>
    <w:p w14:paraId="7E87A42C" w14:textId="77777777" w:rsidR="00B348D9" w:rsidRPr="00A30090" w:rsidRDefault="00B348D9" w:rsidP="007733BA">
      <w:pPr>
        <w:pStyle w:val="berschrift1"/>
        <w:spacing w:before="240" w:after="120" w:line="360" w:lineRule="auto"/>
        <w:ind w:left="431" w:hanging="431"/>
        <w:jc w:val="left"/>
        <w:rPr>
          <w:rFonts w:ascii="Arial" w:hAnsi="Arial" w:cs="Arial"/>
          <w:b/>
          <w:sz w:val="26"/>
          <w:szCs w:val="26"/>
          <w:u w:val="none"/>
        </w:rPr>
      </w:pPr>
      <w:bookmarkStart w:id="81" w:name="_Toc199771641"/>
      <w:r w:rsidRPr="00A30090">
        <w:rPr>
          <w:rFonts w:ascii="Arial" w:hAnsi="Arial" w:cs="Arial"/>
          <w:b/>
          <w:sz w:val="26"/>
          <w:szCs w:val="26"/>
          <w:u w:val="none"/>
        </w:rPr>
        <w:t>Entscheidungsvorschlag</w:t>
      </w:r>
      <w:bookmarkEnd w:id="81"/>
    </w:p>
    <w:p w14:paraId="34B2181B" w14:textId="5055C2CE" w:rsidR="000C0197" w:rsidRDefault="00974BE8" w:rsidP="006174BC">
      <w:pPr>
        <w:spacing w:line="360" w:lineRule="auto"/>
        <w:rPr>
          <w:rFonts w:ascii="Arial" w:hAnsi="Arial" w:cs="Arial"/>
          <w:sz w:val="22"/>
        </w:rPr>
      </w:pPr>
      <w:r w:rsidRPr="00A30090">
        <w:rPr>
          <w:rFonts w:ascii="Arial" w:hAnsi="Arial" w:cs="Arial"/>
          <w:sz w:val="22"/>
        </w:rPr>
        <w:t xml:space="preserve">Es </w:t>
      </w:r>
      <w:r w:rsidR="00184F29" w:rsidRPr="00A30090">
        <w:rPr>
          <w:rFonts w:ascii="Arial" w:hAnsi="Arial" w:cs="Arial"/>
          <w:sz w:val="22"/>
        </w:rPr>
        <w:t>wird vorgeschlagen, d</w:t>
      </w:r>
      <w:r w:rsidRPr="00A30090">
        <w:rPr>
          <w:rFonts w:ascii="Arial" w:hAnsi="Arial" w:cs="Arial"/>
          <w:sz w:val="22"/>
        </w:rPr>
        <w:t>er</w:t>
      </w:r>
      <w:r w:rsidR="00184F29" w:rsidRPr="00A30090">
        <w:rPr>
          <w:rFonts w:ascii="Arial" w:hAnsi="Arial" w:cs="Arial"/>
          <w:sz w:val="22"/>
        </w:rPr>
        <w:t xml:space="preserve"> Option zum Aufbau der Kristallzucht am IOSB </w:t>
      </w:r>
      <w:r w:rsidRPr="00A30090">
        <w:rPr>
          <w:rFonts w:ascii="Arial" w:hAnsi="Arial" w:cs="Arial"/>
          <w:sz w:val="22"/>
        </w:rPr>
        <w:t>zuzustimmen</w:t>
      </w:r>
      <w:r w:rsidR="000D4235" w:rsidRPr="00A30090">
        <w:rPr>
          <w:rFonts w:ascii="Arial" w:hAnsi="Arial" w:cs="Arial"/>
          <w:sz w:val="22"/>
        </w:rPr>
        <w:t>.</w:t>
      </w:r>
    </w:p>
    <w:p w14:paraId="7ADDEA8E" w14:textId="2E7C485E" w:rsidR="00416ACF" w:rsidRDefault="00416ACF" w:rsidP="00416ACF">
      <w:pPr>
        <w:rPr>
          <w:rFonts w:ascii="Arial" w:hAnsi="Arial" w:cs="Arial"/>
          <w:sz w:val="22"/>
        </w:rPr>
      </w:pPr>
    </w:p>
    <w:p w14:paraId="49994805" w14:textId="4BD6DE08" w:rsidR="00416ACF" w:rsidRDefault="002637D2" w:rsidP="00416ACF">
      <w:pPr>
        <w:spacing w:line="360" w:lineRule="auto"/>
        <w:rPr>
          <w:rFonts w:ascii="Arial" w:hAnsi="Arial" w:cs="Arial"/>
          <w:sz w:val="22"/>
        </w:rPr>
      </w:pPr>
      <w:r>
        <w:rPr>
          <w:rFonts w:ascii="Arial" w:hAnsi="Arial" w:cs="Arial"/>
          <w:sz w:val="22"/>
        </w:rPr>
        <w:t>Für die</w:t>
      </w:r>
      <w:r w:rsidR="00416ACF">
        <w:rPr>
          <w:rFonts w:ascii="Arial" w:hAnsi="Arial" w:cs="Arial"/>
          <w:sz w:val="22"/>
        </w:rPr>
        <w:t xml:space="preserve"> </w:t>
      </w:r>
      <w:r w:rsidR="00416ACF" w:rsidRPr="00C13E4E">
        <w:rPr>
          <w:rFonts w:ascii="Arial" w:hAnsi="Arial" w:cs="Arial"/>
          <w:b/>
          <w:sz w:val="22"/>
        </w:rPr>
        <w:t>Erfolgskontrolle</w:t>
      </w:r>
      <w:r>
        <w:rPr>
          <w:rFonts w:ascii="Arial" w:hAnsi="Arial" w:cs="Arial"/>
          <w:b/>
          <w:sz w:val="22"/>
        </w:rPr>
        <w:t xml:space="preserve"> </w:t>
      </w:r>
      <w:r w:rsidRPr="002637D2">
        <w:rPr>
          <w:rFonts w:ascii="Arial" w:hAnsi="Arial" w:cs="Arial"/>
          <w:sz w:val="22"/>
        </w:rPr>
        <w:t>werden</w:t>
      </w:r>
      <w:r w:rsidR="00416ACF">
        <w:rPr>
          <w:rFonts w:ascii="Arial" w:hAnsi="Arial" w:cs="Arial"/>
          <w:sz w:val="22"/>
        </w:rPr>
        <w:t xml:space="preserve"> folgende Meilensteine</w:t>
      </w:r>
      <w:r>
        <w:rPr>
          <w:rFonts w:ascii="Arial" w:hAnsi="Arial" w:cs="Arial"/>
          <w:sz w:val="22"/>
        </w:rPr>
        <w:t xml:space="preserve"> gesetzt:</w:t>
      </w:r>
    </w:p>
    <w:p w14:paraId="186CCA6D" w14:textId="77777777" w:rsidR="00416ACF" w:rsidRPr="00B8557C" w:rsidRDefault="00416ACF" w:rsidP="00416ACF">
      <w:pPr>
        <w:pStyle w:val="Listenabsatz"/>
        <w:numPr>
          <w:ilvl w:val="0"/>
          <w:numId w:val="53"/>
        </w:numPr>
        <w:spacing w:line="360" w:lineRule="auto"/>
        <w:rPr>
          <w:rFonts w:ascii="Arial" w:hAnsi="Arial" w:cs="Arial"/>
          <w:b/>
          <w:sz w:val="22"/>
        </w:rPr>
      </w:pPr>
      <w:r w:rsidRPr="00B8557C">
        <w:rPr>
          <w:rFonts w:ascii="Arial" w:hAnsi="Arial" w:cs="Arial"/>
          <w:b/>
          <w:sz w:val="22"/>
        </w:rPr>
        <w:t xml:space="preserve">Meilenstein: </w:t>
      </w:r>
      <w:r>
        <w:rPr>
          <w:rFonts w:ascii="Arial" w:hAnsi="Arial" w:cs="Arial"/>
          <w:b/>
          <w:sz w:val="22"/>
        </w:rPr>
        <w:t>Fertigstellen</w:t>
      </w:r>
      <w:r w:rsidRPr="00B8557C">
        <w:rPr>
          <w:rFonts w:ascii="Arial" w:hAnsi="Arial" w:cs="Arial"/>
          <w:b/>
          <w:sz w:val="22"/>
        </w:rPr>
        <w:t xml:space="preserve"> von Probezüchtungen</w:t>
      </w:r>
    </w:p>
    <w:p w14:paraId="209E6C93" w14:textId="77777777" w:rsidR="00416ACF" w:rsidRDefault="00416ACF" w:rsidP="00416ACF">
      <w:pPr>
        <w:pStyle w:val="Listenabsatz"/>
        <w:spacing w:line="360" w:lineRule="auto"/>
        <w:rPr>
          <w:rFonts w:ascii="Arial" w:hAnsi="Arial" w:cs="Arial"/>
          <w:sz w:val="22"/>
        </w:rPr>
      </w:pPr>
      <w:r>
        <w:rPr>
          <w:rFonts w:ascii="Arial" w:hAnsi="Arial" w:cs="Arial"/>
          <w:sz w:val="22"/>
        </w:rPr>
        <w:lastRenderedPageBreak/>
        <w:t>Entsprechend des Projektzeitplans wird das IOSB im Frühjahr 2027 nach Abschluss des Aufbaus der Kristallzuchtanlagen erste Probezüchtungen durchführen.</w:t>
      </w:r>
    </w:p>
    <w:p w14:paraId="78B806FC" w14:textId="52B7C84E" w:rsidR="00416ACF" w:rsidRDefault="00416ACF" w:rsidP="00416ACF">
      <w:pPr>
        <w:pStyle w:val="Listenabsatz"/>
        <w:spacing w:line="360" w:lineRule="auto"/>
        <w:rPr>
          <w:rFonts w:ascii="Arial" w:hAnsi="Arial" w:cs="Arial"/>
          <w:sz w:val="22"/>
        </w:rPr>
      </w:pPr>
      <w:r>
        <w:rPr>
          <w:rFonts w:ascii="Arial" w:hAnsi="Arial" w:cs="Arial"/>
          <w:sz w:val="22"/>
        </w:rPr>
        <w:t>Nach Abschluss der Probezüchtungsphase soll der Erfolg mit Blick auf folgende Aspekte kontrolliert werden:</w:t>
      </w:r>
    </w:p>
    <w:p w14:paraId="46F0EB9B" w14:textId="2285AA9D" w:rsidR="00416ACF" w:rsidRDefault="00416ACF" w:rsidP="00416ACF">
      <w:pPr>
        <w:pStyle w:val="Listenabsatz"/>
        <w:numPr>
          <w:ilvl w:val="0"/>
          <w:numId w:val="54"/>
        </w:numPr>
        <w:spacing w:line="360" w:lineRule="auto"/>
        <w:rPr>
          <w:rFonts w:ascii="Arial" w:hAnsi="Arial" w:cs="Arial"/>
          <w:sz w:val="22"/>
        </w:rPr>
      </w:pPr>
      <w:r>
        <w:rPr>
          <w:rFonts w:ascii="Arial" w:hAnsi="Arial" w:cs="Arial"/>
          <w:sz w:val="22"/>
        </w:rPr>
        <w:t xml:space="preserve">Wurde die </w:t>
      </w:r>
      <w:r w:rsidRPr="00C87AC3">
        <w:rPr>
          <w:rFonts w:ascii="Arial" w:hAnsi="Arial" w:cs="Arial"/>
          <w:b/>
          <w:sz w:val="22"/>
        </w:rPr>
        <w:t>angestrebte Qualität</w:t>
      </w:r>
      <w:r>
        <w:rPr>
          <w:rFonts w:ascii="Arial" w:hAnsi="Arial" w:cs="Arial"/>
          <w:b/>
          <w:sz w:val="22"/>
        </w:rPr>
        <w:t xml:space="preserve"> </w:t>
      </w:r>
      <w:r w:rsidRPr="00C87AC3">
        <w:rPr>
          <w:rFonts w:ascii="Arial" w:hAnsi="Arial" w:cs="Arial"/>
          <w:sz w:val="22"/>
        </w:rPr>
        <w:t>der</w:t>
      </w:r>
      <w:r>
        <w:rPr>
          <w:rFonts w:ascii="Arial" w:hAnsi="Arial" w:cs="Arial"/>
          <w:sz w:val="22"/>
        </w:rPr>
        <w:t xml:space="preserve"> Kristalle </w:t>
      </w:r>
      <w:r w:rsidRPr="00C87AC3">
        <w:rPr>
          <w:rFonts w:ascii="Arial" w:hAnsi="Arial" w:cs="Arial"/>
          <w:sz w:val="22"/>
        </w:rPr>
        <w:t>(</w:t>
      </w:r>
      <w:r w:rsidR="00954E09">
        <w:rPr>
          <w:rFonts w:ascii="Arial" w:hAnsi="Arial" w:cs="Arial"/>
          <w:sz w:val="22"/>
        </w:rPr>
        <w:t>z.</w:t>
      </w:r>
      <w:r w:rsidR="00CA7C87">
        <w:rPr>
          <w:rFonts w:ascii="Arial" w:hAnsi="Arial" w:cs="Arial"/>
          <w:sz w:val="22"/>
        </w:rPr>
        <w:t> </w:t>
      </w:r>
      <w:r w:rsidR="00954E09">
        <w:rPr>
          <w:rFonts w:ascii="Arial" w:hAnsi="Arial" w:cs="Arial"/>
          <w:sz w:val="22"/>
        </w:rPr>
        <w:t xml:space="preserve">B. </w:t>
      </w:r>
      <w:r>
        <w:rPr>
          <w:rFonts w:ascii="Arial" w:hAnsi="Arial" w:cs="Arial"/>
          <w:sz w:val="22"/>
        </w:rPr>
        <w:t>Kristallf</w:t>
      </w:r>
      <w:r w:rsidRPr="00C87AC3">
        <w:rPr>
          <w:rFonts w:ascii="Arial" w:hAnsi="Arial" w:cs="Arial"/>
          <w:sz w:val="22"/>
        </w:rPr>
        <w:t xml:space="preserve">arbe: schwarz) </w:t>
      </w:r>
      <w:r>
        <w:rPr>
          <w:rFonts w:ascii="Arial" w:hAnsi="Arial" w:cs="Arial"/>
          <w:sz w:val="22"/>
        </w:rPr>
        <w:t>i</w:t>
      </w:r>
      <w:r w:rsidR="00954E09">
        <w:rPr>
          <w:rFonts w:ascii="Arial" w:hAnsi="Arial" w:cs="Arial"/>
          <w:sz w:val="22"/>
        </w:rPr>
        <w:t>n</w:t>
      </w:r>
      <w:r>
        <w:rPr>
          <w:rFonts w:ascii="Arial" w:hAnsi="Arial" w:cs="Arial"/>
          <w:sz w:val="22"/>
        </w:rPr>
        <w:t xml:space="preserve"> </w:t>
      </w:r>
      <w:r w:rsidR="00954E09">
        <w:rPr>
          <w:rFonts w:ascii="Arial" w:hAnsi="Arial" w:cs="Arial"/>
          <w:sz w:val="22"/>
        </w:rPr>
        <w:t xml:space="preserve">den verschiedenen </w:t>
      </w:r>
      <w:r>
        <w:rPr>
          <w:rFonts w:ascii="Arial" w:hAnsi="Arial" w:cs="Arial"/>
          <w:sz w:val="22"/>
        </w:rPr>
        <w:t>Züchtungsverfahren des IOSB erreicht?</w:t>
      </w:r>
    </w:p>
    <w:p w14:paraId="238B6F1B" w14:textId="77777777" w:rsidR="00416ACF" w:rsidRDefault="00416ACF" w:rsidP="00416ACF">
      <w:pPr>
        <w:pStyle w:val="Listenabsatz"/>
        <w:numPr>
          <w:ilvl w:val="0"/>
          <w:numId w:val="54"/>
        </w:numPr>
        <w:spacing w:line="360" w:lineRule="auto"/>
        <w:rPr>
          <w:rFonts w:ascii="Arial" w:hAnsi="Arial" w:cs="Arial"/>
          <w:sz w:val="22"/>
        </w:rPr>
      </w:pPr>
      <w:r>
        <w:rPr>
          <w:rFonts w:ascii="Arial" w:hAnsi="Arial" w:cs="Arial"/>
          <w:sz w:val="22"/>
        </w:rPr>
        <w:t xml:space="preserve">Wurde der Aufbau der Kristallzucht beim IOSB im gegebenen </w:t>
      </w:r>
      <w:r w:rsidRPr="00C87AC3">
        <w:rPr>
          <w:rFonts w:ascii="Arial" w:hAnsi="Arial" w:cs="Arial"/>
          <w:b/>
          <w:sz w:val="22"/>
        </w:rPr>
        <w:t>Zeit- und Kostenrahmen</w:t>
      </w:r>
      <w:r>
        <w:rPr>
          <w:rFonts w:ascii="Arial" w:hAnsi="Arial" w:cs="Arial"/>
          <w:sz w:val="22"/>
        </w:rPr>
        <w:t xml:space="preserve"> durchgeführt?</w:t>
      </w:r>
    </w:p>
    <w:p w14:paraId="37321176" w14:textId="29D68141" w:rsidR="00416ACF" w:rsidRPr="00B8557C" w:rsidRDefault="00416ACF" w:rsidP="00416ACF">
      <w:pPr>
        <w:pStyle w:val="Listenabsatz"/>
        <w:numPr>
          <w:ilvl w:val="0"/>
          <w:numId w:val="53"/>
        </w:numPr>
        <w:spacing w:line="360" w:lineRule="auto"/>
        <w:rPr>
          <w:rFonts w:ascii="Arial" w:hAnsi="Arial" w:cs="Arial"/>
          <w:b/>
          <w:sz w:val="22"/>
        </w:rPr>
      </w:pPr>
      <w:r w:rsidRPr="00B8557C">
        <w:rPr>
          <w:rFonts w:ascii="Arial" w:hAnsi="Arial" w:cs="Arial"/>
          <w:b/>
          <w:sz w:val="22"/>
        </w:rPr>
        <w:t xml:space="preserve">Meilenstein: Erste Auslieferung </w:t>
      </w:r>
      <w:r>
        <w:rPr>
          <w:rFonts w:ascii="Arial" w:hAnsi="Arial" w:cs="Arial"/>
          <w:b/>
          <w:sz w:val="22"/>
        </w:rPr>
        <w:t>von optischen B</w:t>
      </w:r>
      <w:r w:rsidR="00954E09">
        <w:rPr>
          <w:rFonts w:ascii="Arial" w:hAnsi="Arial" w:cs="Arial"/>
          <w:b/>
          <w:sz w:val="22"/>
        </w:rPr>
        <w:t>E</w:t>
      </w:r>
      <w:r>
        <w:rPr>
          <w:rFonts w:ascii="Arial" w:hAnsi="Arial" w:cs="Arial"/>
          <w:b/>
          <w:sz w:val="22"/>
        </w:rPr>
        <w:t xml:space="preserve"> </w:t>
      </w:r>
      <w:r w:rsidRPr="00B8557C">
        <w:rPr>
          <w:rFonts w:ascii="Arial" w:hAnsi="Arial" w:cs="Arial"/>
          <w:b/>
          <w:sz w:val="22"/>
        </w:rPr>
        <w:t>an die Hensoldt AG</w:t>
      </w:r>
    </w:p>
    <w:p w14:paraId="16D4AD9E" w14:textId="77777777" w:rsidR="00416ACF" w:rsidRDefault="00416ACF" w:rsidP="00416ACF">
      <w:pPr>
        <w:spacing w:line="360" w:lineRule="auto"/>
        <w:ind w:left="708"/>
        <w:rPr>
          <w:rFonts w:ascii="Arial" w:hAnsi="Arial" w:cs="Arial"/>
          <w:sz w:val="22"/>
        </w:rPr>
      </w:pPr>
      <w:r>
        <w:rPr>
          <w:rFonts w:ascii="Arial" w:hAnsi="Arial" w:cs="Arial"/>
          <w:sz w:val="22"/>
        </w:rPr>
        <w:t>Ab Herbst 2028 sollen die ersten Tranchen an optischen Bauelementen an die Hensoldt AG ausgeliefert werden. Der Erfolg der Auslieferungen sollte nach der dritten Auslieferung auf folgende Aspekte kontrolliert werden:</w:t>
      </w:r>
    </w:p>
    <w:p w14:paraId="78154064" w14:textId="77777777" w:rsidR="00416ACF" w:rsidRDefault="00416ACF" w:rsidP="00416ACF">
      <w:pPr>
        <w:pStyle w:val="Listenabsatz"/>
        <w:numPr>
          <w:ilvl w:val="0"/>
          <w:numId w:val="54"/>
        </w:numPr>
        <w:spacing w:line="360" w:lineRule="auto"/>
        <w:rPr>
          <w:rFonts w:ascii="Arial" w:hAnsi="Arial" w:cs="Arial"/>
          <w:sz w:val="22"/>
        </w:rPr>
      </w:pPr>
      <w:r>
        <w:rPr>
          <w:rFonts w:ascii="Arial" w:hAnsi="Arial" w:cs="Arial"/>
          <w:sz w:val="22"/>
        </w:rPr>
        <w:t xml:space="preserve">Haben die für die optischen Bauelemente verwendeten Kristalle </w:t>
      </w:r>
      <w:r w:rsidRPr="00C87AC3">
        <w:rPr>
          <w:rFonts w:ascii="Arial" w:hAnsi="Arial" w:cs="Arial"/>
          <w:b/>
          <w:sz w:val="22"/>
        </w:rPr>
        <w:t>gleichbleibend</w:t>
      </w:r>
      <w:r>
        <w:rPr>
          <w:rFonts w:ascii="Arial" w:hAnsi="Arial" w:cs="Arial"/>
          <w:sz w:val="22"/>
        </w:rPr>
        <w:t xml:space="preserve"> die gleiche angestrebte Qualität (Kristallfarbe: schwarz)?</w:t>
      </w:r>
    </w:p>
    <w:p w14:paraId="62542CCB" w14:textId="77777777" w:rsidR="00416ACF" w:rsidRPr="00C87AC3" w:rsidRDefault="00416ACF" w:rsidP="00416ACF">
      <w:pPr>
        <w:pStyle w:val="Listenabsatz"/>
        <w:numPr>
          <w:ilvl w:val="0"/>
          <w:numId w:val="54"/>
        </w:numPr>
        <w:spacing w:line="360" w:lineRule="auto"/>
        <w:rPr>
          <w:rFonts w:ascii="Arial" w:hAnsi="Arial" w:cs="Arial"/>
          <w:sz w:val="22"/>
        </w:rPr>
      </w:pPr>
      <w:r>
        <w:rPr>
          <w:rFonts w:ascii="Arial" w:hAnsi="Arial" w:cs="Arial"/>
          <w:sz w:val="22"/>
        </w:rPr>
        <w:t xml:space="preserve">Liefert das IOSB auch </w:t>
      </w:r>
      <w:r w:rsidRPr="00C87AC3">
        <w:rPr>
          <w:rFonts w:ascii="Arial" w:hAnsi="Arial" w:cs="Arial"/>
          <w:b/>
          <w:sz w:val="22"/>
        </w:rPr>
        <w:t>quantitativ</w:t>
      </w:r>
      <w:r>
        <w:rPr>
          <w:rFonts w:ascii="Arial" w:hAnsi="Arial" w:cs="Arial"/>
          <w:sz w:val="22"/>
        </w:rPr>
        <w:t xml:space="preserve"> die benötigte Stückzahl?</w:t>
      </w:r>
    </w:p>
    <w:p w14:paraId="2B0F9586" w14:textId="0169DB91" w:rsidR="000636EF" w:rsidRPr="002637D2" w:rsidRDefault="000636EF" w:rsidP="006174BC">
      <w:pPr>
        <w:rPr>
          <w:rFonts w:ascii="Arial" w:hAnsi="Arial" w:cs="Arial"/>
          <w:sz w:val="22"/>
          <w:szCs w:val="22"/>
        </w:rPr>
      </w:pPr>
    </w:p>
    <w:sectPr w:rsidR="000636EF" w:rsidRPr="002637D2" w:rsidSect="005A7E4E">
      <w:pgSz w:w="11906" w:h="16838"/>
      <w:pgMar w:top="1249"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KompZWUBw" w:date="2025-06-02T15:36:00Z" w:initials="CY">
    <w:p w14:paraId="541B68A7" w14:textId="036E2749" w:rsidR="00CA7C87" w:rsidRDefault="00CA7C87">
      <w:pPr>
        <w:pStyle w:val="Kommentartext"/>
      </w:pPr>
      <w:r>
        <w:rPr>
          <w:rStyle w:val="Kommentarzeichen"/>
        </w:rPr>
        <w:annotationRef/>
      </w:r>
      <w:r>
        <w:t>Widerspricht der Ergebnisoffenheit und ist auch in den Rahmenbedingungen (dort nur innerhalb Europas) nicht gefordert.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1B68A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1B68A7" w16cid:durableId="2BE843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B8AE6A" w14:textId="77777777" w:rsidR="000627FE" w:rsidRDefault="000627FE">
      <w:r>
        <w:separator/>
      </w:r>
    </w:p>
  </w:endnote>
  <w:endnote w:type="continuationSeparator" w:id="0">
    <w:p w14:paraId="4B1D26B2" w14:textId="77777777" w:rsidR="000627FE" w:rsidRDefault="000627FE">
      <w:r>
        <w:continuationSeparator/>
      </w:r>
    </w:p>
  </w:endnote>
  <w:endnote w:type="continuationNotice" w:id="1">
    <w:p w14:paraId="30591EA3" w14:textId="77777777" w:rsidR="000627FE" w:rsidRDefault="00062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CellMar>
        <w:left w:w="70" w:type="dxa"/>
        <w:right w:w="70" w:type="dxa"/>
      </w:tblCellMar>
      <w:tblLook w:val="0000" w:firstRow="0" w:lastRow="0" w:firstColumn="0" w:lastColumn="0" w:noHBand="0" w:noVBand="0"/>
    </w:tblPr>
    <w:tblGrid>
      <w:gridCol w:w="4000"/>
      <w:gridCol w:w="973"/>
      <w:gridCol w:w="4099"/>
    </w:tblGrid>
    <w:tr w:rsidR="000627FE" w14:paraId="5745CC19" w14:textId="77777777" w:rsidTr="002637D2">
      <w:tc>
        <w:tcPr>
          <w:tcW w:w="4039" w:type="dxa"/>
          <w:tcBorders>
            <w:top w:val="single" w:sz="2" w:space="0" w:color="auto"/>
          </w:tcBorders>
        </w:tcPr>
        <w:p w14:paraId="3600E6FC" w14:textId="5659BEC8" w:rsidR="000627FE" w:rsidRDefault="000627FE">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250326_WU Laserkristallzucht_V1.docx</w:t>
          </w:r>
          <w:r>
            <w:rPr>
              <w:snapToGrid w:val="0"/>
            </w:rPr>
            <w:fldChar w:fldCharType="end"/>
          </w:r>
        </w:p>
        <w:p w14:paraId="5BAA2431" w14:textId="77777777" w:rsidR="000627FE" w:rsidRDefault="000627FE">
          <w:pPr>
            <w:pStyle w:val="Fuzeile"/>
            <w:rPr>
              <w:snapToGrid w:val="0"/>
            </w:rPr>
          </w:pPr>
        </w:p>
      </w:tc>
      <w:tc>
        <w:tcPr>
          <w:tcW w:w="993" w:type="dxa"/>
          <w:tcBorders>
            <w:top w:val="single" w:sz="2" w:space="0" w:color="auto"/>
          </w:tcBorders>
        </w:tcPr>
        <w:p w14:paraId="293B530E" w14:textId="77777777" w:rsidR="000627FE" w:rsidRDefault="000627FE">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63EDFF19" w14:textId="1208355D" w:rsidR="000627FE" w:rsidRDefault="000627FE">
          <w:pPr>
            <w:pStyle w:val="Fuzeile"/>
            <w:jc w:val="right"/>
          </w:pPr>
          <w:r>
            <w:t xml:space="preserve">gedruckt am </w:t>
          </w:r>
          <w:r>
            <w:fldChar w:fldCharType="begin"/>
          </w:r>
          <w:r>
            <w:instrText xml:space="preserve"> PRINTDATE \@ "dd.MM.yyyy, HH:mm " \* MERGEFORMAT </w:instrText>
          </w:r>
          <w:r>
            <w:fldChar w:fldCharType="separate"/>
          </w:r>
          <w:r>
            <w:rPr>
              <w:noProof/>
            </w:rPr>
            <w:t xml:space="preserve">26.03.2025, 14:07 </w:t>
          </w:r>
          <w:r>
            <w:fldChar w:fldCharType="end"/>
          </w:r>
          <w:r>
            <w:t xml:space="preserve">Uhr </w:t>
          </w:r>
        </w:p>
        <w:p w14:paraId="3C605912" w14:textId="5FF3FA83" w:rsidR="000627FE" w:rsidRDefault="000627FE">
          <w:pPr>
            <w:pStyle w:val="Fuzeile"/>
            <w:jc w:val="right"/>
            <w:rPr>
              <w:snapToGrid w:val="0"/>
            </w:rPr>
          </w:pPr>
          <w:r>
            <w:t xml:space="preserve">von </w:t>
          </w:r>
          <w:r w:rsidRPr="11ABAF40">
            <w:rPr>
              <w:rPrChange w:id="1" w:author="Gebauer, Mario" w:date="2025-05-16T10:27:00Z">
                <w:rPr>
                  <w:noProof/>
                </w:rPr>
              </w:rPrChange>
            </w:rPr>
            <w:fldChar w:fldCharType="begin"/>
          </w:r>
          <w:r>
            <w:rPr>
              <w:noProof/>
            </w:rPr>
            <w:instrText xml:space="preserve"> USERNAME  \* MERGEFORMAT </w:instrText>
          </w:r>
          <w:r w:rsidRPr="11ABAF40">
            <w:rPr>
              <w:noProof/>
            </w:rPr>
            <w:fldChar w:fldCharType="separate"/>
          </w:r>
          <w:r>
            <w:rPr>
              <w:noProof/>
            </w:rPr>
            <w:t>KompZWUBw</w:t>
          </w:r>
          <w:r w:rsidRPr="11ABAF40">
            <w:rPr>
              <w:rPrChange w:id="2" w:author="Gebauer, Mario" w:date="2025-05-16T10:27:00Z">
                <w:rPr>
                  <w:noProof/>
                </w:rPr>
              </w:rPrChange>
            </w:rPr>
            <w:fldChar w:fldCharType="end"/>
          </w:r>
          <w:r>
            <w:t xml:space="preserve">, </w:t>
          </w:r>
          <w:r>
            <w:fldChar w:fldCharType="begin"/>
          </w:r>
          <w:r>
            <w:instrText xml:space="preserve"> USERADDRESS  \* MERGEFORMAT</w:instrText>
          </w:r>
          <w:r>
            <w:fldChar w:fldCharType="end"/>
          </w:r>
        </w:p>
      </w:tc>
    </w:tr>
  </w:tbl>
  <w:p w14:paraId="2BB3BCA4" w14:textId="77777777" w:rsidR="000627FE" w:rsidRDefault="000627FE">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0627FE" w14:paraId="5124AEDA" w14:textId="77777777">
      <w:tc>
        <w:tcPr>
          <w:tcW w:w="4039" w:type="dxa"/>
        </w:tcPr>
        <w:p w14:paraId="48E870E9" w14:textId="77777777" w:rsidR="000627FE" w:rsidRDefault="000627FE">
          <w:pPr>
            <w:pStyle w:val="Fuzeile"/>
            <w:rPr>
              <w:snapToGrid w:val="0"/>
            </w:rPr>
          </w:pPr>
        </w:p>
      </w:tc>
      <w:tc>
        <w:tcPr>
          <w:tcW w:w="993" w:type="dxa"/>
        </w:tcPr>
        <w:p w14:paraId="18406919" w14:textId="77777777" w:rsidR="000627FE" w:rsidRDefault="000627FE">
          <w:pPr>
            <w:pStyle w:val="Fuzeile"/>
            <w:jc w:val="center"/>
            <w:rPr>
              <w:snapToGrid w:val="0"/>
              <w:lang w:val="en-US"/>
            </w:rPr>
          </w:pPr>
        </w:p>
      </w:tc>
      <w:tc>
        <w:tcPr>
          <w:tcW w:w="4179" w:type="dxa"/>
        </w:tcPr>
        <w:p w14:paraId="7A0C9E5F" w14:textId="048ACCEC" w:rsidR="000627FE" w:rsidRDefault="000627FE">
          <w:pPr>
            <w:pStyle w:val="Fuzeile"/>
            <w:jc w:val="right"/>
            <w:rPr>
              <w:snapToGrid w:val="0"/>
            </w:rPr>
          </w:pPr>
          <w:r>
            <w:t xml:space="preserve">, </w:t>
          </w:r>
          <w:r>
            <w:fldChar w:fldCharType="begin"/>
          </w:r>
          <w:r>
            <w:instrText xml:space="preserve"> USERADDRESS  \* MERGEFORMAT</w:instrText>
          </w:r>
          <w:r>
            <w:fldChar w:fldCharType="end"/>
          </w:r>
          <w:bookmarkStart w:id="3" w:name="_Toc121710218"/>
        </w:p>
      </w:tc>
    </w:tr>
    <w:bookmarkEnd w:id="3"/>
  </w:tbl>
  <w:p w14:paraId="0754C348" w14:textId="77777777" w:rsidR="000627FE" w:rsidRDefault="000627F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799AF" w14:textId="77777777" w:rsidR="000627FE" w:rsidRDefault="000627FE"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1D2FBAFF" w14:textId="77777777" w:rsidR="000627FE" w:rsidRDefault="000627F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7CE29EFB" w14:textId="77777777" w:rsidR="000627FE" w:rsidRDefault="000627FE"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1CFA07F6" w14:textId="77777777" w:rsidR="000627FE" w:rsidRDefault="000627F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9DA4DE" w14:textId="77777777" w:rsidR="000627FE" w:rsidRDefault="000627FE">
      <w:r>
        <w:separator/>
      </w:r>
    </w:p>
  </w:footnote>
  <w:footnote w:type="continuationSeparator" w:id="0">
    <w:p w14:paraId="4CCD5507" w14:textId="77777777" w:rsidR="000627FE" w:rsidRDefault="000627FE">
      <w:r>
        <w:continuationSeparator/>
      </w:r>
    </w:p>
  </w:footnote>
  <w:footnote w:type="continuationNotice" w:id="1">
    <w:p w14:paraId="51D14EEA" w14:textId="77777777" w:rsidR="000627FE" w:rsidRDefault="000627FE"/>
  </w:footnote>
  <w:footnote w:id="2">
    <w:p w14:paraId="1E9FA94D" w14:textId="77777777" w:rsidR="000627FE" w:rsidRPr="00DE45DD" w:rsidRDefault="000627FE" w:rsidP="009370B0">
      <w:pPr>
        <w:spacing w:line="360" w:lineRule="auto"/>
        <w:ind w:left="578"/>
        <w:rPr>
          <w:rFonts w:ascii="Arial" w:hAnsi="Arial" w:cs="Arial"/>
          <w:sz w:val="16"/>
          <w:szCs w:val="16"/>
        </w:rPr>
      </w:pPr>
      <w:r>
        <w:rPr>
          <w:rStyle w:val="Funotenzeichen"/>
        </w:rPr>
        <w:footnoteRef/>
      </w:r>
      <w:r>
        <w:t xml:space="preserve"> </w:t>
      </w:r>
      <w:r w:rsidRPr="00DE45DD">
        <w:rPr>
          <w:rFonts w:ascii="Arial" w:hAnsi="Arial" w:cs="Arial"/>
          <w:sz w:val="16"/>
          <w:szCs w:val="16"/>
        </w:rPr>
        <w:t>Cr4+:YAG</w:t>
      </w:r>
      <w:r>
        <w:rPr>
          <w:rFonts w:ascii="Arial" w:hAnsi="Arial" w:cs="Arial"/>
          <w:sz w:val="16"/>
          <w:szCs w:val="16"/>
        </w:rPr>
        <w:t xml:space="preserve"> = </w:t>
      </w:r>
      <w:r w:rsidRPr="00DE45DD">
        <w:rPr>
          <w:rFonts w:ascii="Arial" w:hAnsi="Arial" w:cs="Arial"/>
          <w:sz w:val="16"/>
          <w:szCs w:val="16"/>
        </w:rPr>
        <w:t>Chrom-4 dotiertes Yttrium-Aluminium-Granat</w:t>
      </w:r>
      <w:r>
        <w:rPr>
          <w:rFonts w:ascii="Arial" w:hAnsi="Arial" w:cs="Arial"/>
          <w:sz w:val="16"/>
          <w:szCs w:val="16"/>
        </w:rPr>
        <w:t xml:space="preserve">, </w:t>
      </w:r>
      <w:r w:rsidRPr="00DE45DD">
        <w:rPr>
          <w:rFonts w:ascii="Arial" w:hAnsi="Arial" w:cs="Arial"/>
          <w:sz w:val="16"/>
          <w:szCs w:val="16"/>
        </w:rPr>
        <w:t>Nd:YAG</w:t>
      </w:r>
      <w:r>
        <w:rPr>
          <w:rFonts w:ascii="Arial" w:hAnsi="Arial" w:cs="Arial"/>
          <w:sz w:val="16"/>
          <w:szCs w:val="16"/>
        </w:rPr>
        <w:t xml:space="preserve"> = </w:t>
      </w:r>
      <w:r w:rsidRPr="00DE45DD">
        <w:rPr>
          <w:rFonts w:ascii="Arial" w:hAnsi="Arial" w:cs="Arial"/>
          <w:sz w:val="16"/>
          <w:szCs w:val="16"/>
        </w:rPr>
        <w:t>Neodym dotiertes Yttrium-Aluminium-Granat</w:t>
      </w:r>
    </w:p>
    <w:p w14:paraId="6E2EBA46" w14:textId="77777777" w:rsidR="000627FE" w:rsidRPr="00DE45DD" w:rsidRDefault="000627FE" w:rsidP="009370B0">
      <w:pPr>
        <w:spacing w:line="360" w:lineRule="auto"/>
        <w:ind w:left="578"/>
        <w:rPr>
          <w:rFonts w:ascii="Arial" w:hAnsi="Arial" w:cs="Arial"/>
          <w:sz w:val="16"/>
          <w:szCs w:val="16"/>
        </w:rPr>
      </w:pPr>
      <w:r w:rsidRPr="00DE45DD">
        <w:rPr>
          <w:rFonts w:ascii="Arial" w:hAnsi="Arial" w:cs="Arial"/>
          <w:sz w:val="16"/>
          <w:szCs w:val="16"/>
        </w:rPr>
        <w:t>Ho:YAG</w:t>
      </w:r>
      <w:r>
        <w:rPr>
          <w:rFonts w:ascii="Arial" w:hAnsi="Arial" w:cs="Arial"/>
          <w:sz w:val="16"/>
          <w:szCs w:val="16"/>
        </w:rPr>
        <w:t xml:space="preserve"> = </w:t>
      </w:r>
      <w:r w:rsidRPr="00DE45DD">
        <w:rPr>
          <w:rFonts w:ascii="Arial" w:hAnsi="Arial" w:cs="Arial"/>
          <w:sz w:val="16"/>
          <w:szCs w:val="16"/>
        </w:rPr>
        <w:t>Holium dotiertes Yttrium-Aluminium-Granat</w:t>
      </w:r>
      <w:r>
        <w:rPr>
          <w:rFonts w:ascii="Arial" w:hAnsi="Arial" w:cs="Arial"/>
          <w:sz w:val="16"/>
          <w:szCs w:val="16"/>
        </w:rPr>
        <w:t xml:space="preserve">, </w:t>
      </w:r>
      <w:r w:rsidRPr="00DE45DD">
        <w:rPr>
          <w:rFonts w:ascii="Arial" w:hAnsi="Arial" w:cs="Arial"/>
          <w:sz w:val="16"/>
          <w:szCs w:val="16"/>
        </w:rPr>
        <w:t>Yb:YAG</w:t>
      </w:r>
      <w:r>
        <w:rPr>
          <w:rFonts w:ascii="Arial" w:hAnsi="Arial" w:cs="Arial"/>
          <w:sz w:val="16"/>
          <w:szCs w:val="16"/>
        </w:rPr>
        <w:t xml:space="preserve"> = </w:t>
      </w:r>
      <w:r w:rsidRPr="00DE45DD">
        <w:rPr>
          <w:rFonts w:ascii="Arial" w:hAnsi="Arial" w:cs="Arial"/>
          <w:sz w:val="16"/>
          <w:szCs w:val="16"/>
        </w:rPr>
        <w:t>Ytterbium dotiertes Yttrium-Aluminium-Granat</w:t>
      </w:r>
    </w:p>
    <w:p w14:paraId="11ACFE54" w14:textId="77777777" w:rsidR="000627FE" w:rsidRPr="00DE45DD" w:rsidRDefault="000627FE" w:rsidP="009370B0">
      <w:pPr>
        <w:spacing w:line="360" w:lineRule="auto"/>
        <w:ind w:left="578"/>
        <w:rPr>
          <w:rFonts w:ascii="Arial" w:hAnsi="Arial" w:cs="Arial"/>
          <w:sz w:val="16"/>
          <w:szCs w:val="16"/>
        </w:rPr>
      </w:pPr>
      <w:r w:rsidRPr="00DE45DD">
        <w:rPr>
          <w:rFonts w:ascii="Arial" w:hAnsi="Arial" w:cs="Arial"/>
          <w:sz w:val="16"/>
          <w:szCs w:val="16"/>
        </w:rPr>
        <w:t>TGG</w:t>
      </w:r>
      <w:r>
        <w:rPr>
          <w:rFonts w:ascii="Arial" w:hAnsi="Arial" w:cs="Arial"/>
          <w:sz w:val="16"/>
          <w:szCs w:val="16"/>
        </w:rPr>
        <w:t xml:space="preserve"> = </w:t>
      </w:r>
      <w:r w:rsidRPr="00DE45DD">
        <w:rPr>
          <w:rFonts w:ascii="Arial" w:hAnsi="Arial" w:cs="Arial"/>
          <w:sz w:val="16"/>
          <w:szCs w:val="16"/>
        </w:rPr>
        <w:t>Terbium-Gallium-Granat</w:t>
      </w:r>
      <w:r>
        <w:rPr>
          <w:rFonts w:ascii="Arial" w:hAnsi="Arial" w:cs="Arial"/>
          <w:sz w:val="16"/>
          <w:szCs w:val="16"/>
        </w:rPr>
        <w:t xml:space="preserve">, </w:t>
      </w:r>
      <w:r w:rsidRPr="00DE45DD">
        <w:rPr>
          <w:rFonts w:ascii="Arial" w:hAnsi="Arial" w:cs="Arial"/>
          <w:sz w:val="16"/>
          <w:szCs w:val="16"/>
        </w:rPr>
        <w:t>Tm:YALO</w:t>
      </w:r>
      <w:r>
        <w:rPr>
          <w:rFonts w:ascii="Arial" w:hAnsi="Arial" w:cs="Arial"/>
          <w:sz w:val="16"/>
          <w:szCs w:val="16"/>
        </w:rPr>
        <w:t xml:space="preserve"> = </w:t>
      </w:r>
      <w:r w:rsidRPr="00DE45DD">
        <w:rPr>
          <w:rFonts w:ascii="Arial" w:hAnsi="Arial" w:cs="Arial"/>
          <w:sz w:val="16"/>
          <w:szCs w:val="16"/>
        </w:rPr>
        <w:t>Thulium dotiertes Yttrium-Aluminium-Perowskit</w:t>
      </w:r>
    </w:p>
    <w:p w14:paraId="34A58966" w14:textId="77777777" w:rsidR="000627FE" w:rsidRPr="00DE45DD" w:rsidRDefault="000627FE" w:rsidP="009370B0">
      <w:pPr>
        <w:spacing w:line="360" w:lineRule="auto"/>
        <w:ind w:left="578"/>
        <w:rPr>
          <w:rFonts w:ascii="Arial" w:hAnsi="Arial" w:cs="Arial"/>
          <w:sz w:val="16"/>
          <w:szCs w:val="16"/>
        </w:rPr>
      </w:pPr>
      <w:r w:rsidRPr="00DE45DD">
        <w:rPr>
          <w:rFonts w:ascii="Arial" w:hAnsi="Arial" w:cs="Arial"/>
          <w:sz w:val="16"/>
          <w:szCs w:val="16"/>
        </w:rPr>
        <w:t>KYW</w:t>
      </w:r>
      <w:r>
        <w:rPr>
          <w:rFonts w:ascii="Arial" w:hAnsi="Arial" w:cs="Arial"/>
          <w:sz w:val="16"/>
          <w:szCs w:val="16"/>
        </w:rPr>
        <w:t xml:space="preserve"> = </w:t>
      </w:r>
      <w:r w:rsidRPr="00DE45DD">
        <w:rPr>
          <w:rFonts w:ascii="Arial" w:hAnsi="Arial" w:cs="Arial"/>
          <w:sz w:val="16"/>
          <w:szCs w:val="16"/>
        </w:rPr>
        <w:t>Kalium-Yttrium-Wolframat</w:t>
      </w:r>
      <w:r>
        <w:rPr>
          <w:rFonts w:ascii="Arial" w:hAnsi="Arial" w:cs="Arial"/>
          <w:sz w:val="16"/>
          <w:szCs w:val="16"/>
        </w:rPr>
        <w:t xml:space="preserve">, </w:t>
      </w:r>
      <w:r w:rsidRPr="00DE45DD">
        <w:rPr>
          <w:rFonts w:ascii="Arial" w:hAnsi="Arial" w:cs="Arial"/>
          <w:sz w:val="16"/>
          <w:szCs w:val="16"/>
        </w:rPr>
        <w:t>Ho:KYW</w:t>
      </w:r>
      <w:r>
        <w:rPr>
          <w:rFonts w:ascii="Arial" w:hAnsi="Arial" w:cs="Arial"/>
          <w:sz w:val="16"/>
          <w:szCs w:val="16"/>
        </w:rPr>
        <w:t xml:space="preserve"> = </w:t>
      </w:r>
      <w:r w:rsidRPr="00DE45DD">
        <w:rPr>
          <w:rFonts w:ascii="Arial" w:hAnsi="Arial" w:cs="Arial"/>
          <w:sz w:val="16"/>
          <w:szCs w:val="16"/>
        </w:rPr>
        <w:t>Holium dotiertes Kalium-Yttrium-Wolframat</w:t>
      </w:r>
    </w:p>
    <w:p w14:paraId="636EBAEC" w14:textId="24ECB112" w:rsidR="000627FE" w:rsidRPr="00DC2236" w:rsidRDefault="000627FE" w:rsidP="006A614E">
      <w:pPr>
        <w:spacing w:line="360" w:lineRule="auto"/>
        <w:ind w:left="578"/>
        <w:rPr>
          <w:rFonts w:ascii="Arial" w:hAnsi="Arial" w:cs="Arial"/>
          <w:sz w:val="16"/>
          <w:szCs w:val="16"/>
        </w:rPr>
      </w:pPr>
      <w:r w:rsidRPr="00DE45DD">
        <w:rPr>
          <w:rFonts w:ascii="Arial" w:hAnsi="Arial" w:cs="Arial"/>
          <w:sz w:val="16"/>
          <w:szCs w:val="16"/>
        </w:rPr>
        <w:t>KTP</w:t>
      </w:r>
      <w:r>
        <w:rPr>
          <w:rFonts w:ascii="Arial" w:hAnsi="Arial" w:cs="Arial"/>
          <w:sz w:val="16"/>
          <w:szCs w:val="16"/>
        </w:rPr>
        <w:t xml:space="preserve"> = </w:t>
      </w:r>
      <w:r w:rsidRPr="00DE45DD">
        <w:rPr>
          <w:rFonts w:ascii="Arial" w:hAnsi="Arial" w:cs="Arial"/>
          <w:sz w:val="16"/>
          <w:szCs w:val="16"/>
        </w:rPr>
        <w:t>Kalium</w:t>
      </w:r>
      <w:r>
        <w:rPr>
          <w:rFonts w:ascii="Arial" w:hAnsi="Arial" w:cs="Arial"/>
          <w:sz w:val="16"/>
          <w:szCs w:val="16"/>
        </w:rPr>
        <w:t>-</w:t>
      </w:r>
      <w:r w:rsidRPr="00DE45DD">
        <w:rPr>
          <w:rFonts w:ascii="Arial" w:hAnsi="Arial" w:cs="Arial"/>
          <w:sz w:val="16"/>
          <w:szCs w:val="16"/>
        </w:rPr>
        <w:t>Titanyl</w:t>
      </w:r>
      <w:r>
        <w:rPr>
          <w:rFonts w:ascii="Arial" w:hAnsi="Arial" w:cs="Arial"/>
          <w:sz w:val="16"/>
          <w:szCs w:val="16"/>
        </w:rPr>
        <w:t>-</w:t>
      </w:r>
      <w:r w:rsidRPr="00DE45DD">
        <w:rPr>
          <w:rFonts w:ascii="Arial" w:hAnsi="Arial" w:cs="Arial"/>
          <w:sz w:val="16"/>
          <w:szCs w:val="16"/>
        </w:rPr>
        <w:t>Phosphat</w:t>
      </w:r>
      <w:r>
        <w:rPr>
          <w:rFonts w:ascii="Arial" w:hAnsi="Arial" w:cs="Arial"/>
          <w:sz w:val="16"/>
          <w:szCs w:val="16"/>
        </w:rPr>
        <w:t xml:space="preserve">, KDP = </w:t>
      </w:r>
      <w:r w:rsidRPr="00977DB9">
        <w:rPr>
          <w:rFonts w:ascii="Arial" w:hAnsi="Arial" w:cs="Arial"/>
          <w:sz w:val="16"/>
          <w:szCs w:val="16"/>
        </w:rPr>
        <w:t>Kalium</w:t>
      </w:r>
      <w:r>
        <w:rPr>
          <w:rFonts w:ascii="Arial" w:hAnsi="Arial" w:cs="Arial"/>
          <w:sz w:val="16"/>
          <w:szCs w:val="16"/>
        </w:rPr>
        <w:t>-D</w:t>
      </w:r>
      <w:r w:rsidRPr="00977DB9">
        <w:rPr>
          <w:rFonts w:ascii="Arial" w:hAnsi="Arial" w:cs="Arial"/>
          <w:sz w:val="16"/>
          <w:szCs w:val="16"/>
        </w:rPr>
        <w:t>ihydrogen</w:t>
      </w:r>
      <w:r>
        <w:rPr>
          <w:rFonts w:ascii="Arial" w:hAnsi="Arial" w:cs="Arial"/>
          <w:sz w:val="16"/>
          <w:szCs w:val="16"/>
        </w:rPr>
        <w:t>-P</w:t>
      </w:r>
      <w:r w:rsidRPr="00977DB9">
        <w:rPr>
          <w:rFonts w:ascii="Arial" w:hAnsi="Arial" w:cs="Arial"/>
          <w:sz w:val="16"/>
          <w:szCs w:val="16"/>
        </w:rPr>
        <w:t>hosphat</w:t>
      </w:r>
    </w:p>
  </w:footnote>
  <w:footnote w:id="3">
    <w:p w14:paraId="16256DE7" w14:textId="7A0B74EF" w:rsidR="000627FE" w:rsidRPr="0098608C" w:rsidRDefault="000627FE">
      <w:pPr>
        <w:pStyle w:val="Funotentext"/>
      </w:pPr>
      <w:r>
        <w:rPr>
          <w:rStyle w:val="Funotenzeichen"/>
        </w:rPr>
        <w:footnoteRef/>
      </w:r>
      <w:r w:rsidRPr="0098608C">
        <w:t xml:space="preserve"> Plenarprotokoll 20/171, 22037 (D)</w:t>
      </w:r>
    </w:p>
  </w:footnote>
  <w:footnote w:id="4">
    <w:p w14:paraId="498A5E66" w14:textId="69209A96" w:rsidR="000627FE" w:rsidRPr="00DC65FD" w:rsidRDefault="000627FE">
      <w:pPr>
        <w:pStyle w:val="Funotentext"/>
      </w:pPr>
      <w:r>
        <w:rPr>
          <w:rStyle w:val="Funotenzeichen"/>
        </w:rPr>
        <w:footnoteRef/>
      </w:r>
      <w:r w:rsidRPr="00DC65FD">
        <w:t xml:space="preserve"> </w:t>
      </w:r>
      <w:hyperlink r:id="rId1" w:history="1">
        <w:r w:rsidRPr="00DC65FD">
          <w:rPr>
            <w:rStyle w:val="Hyperlink"/>
          </w:rPr>
          <w:t>https://www.europarl.europa.eu/news/de/press-room/20230911IPR04927/kritische-rohstoffe-sicherung-der-versorgung-und-souveranitat-der-eu</w:t>
        </w:r>
      </w:hyperlink>
      <w:r w:rsidRPr="00DC65FD">
        <w:t xml:space="preserve"> (P</w:t>
      </w:r>
      <w:r w:rsidRPr="00085E47">
        <w:t>ressemeldung</w:t>
      </w:r>
      <w:r>
        <w:t xml:space="preserve"> zum Raw Materials Act, welcher bereits vom Parlament mit </w:t>
      </w:r>
      <w:r>
        <w:t xml:space="preserve">515:34 bei 28 Enthaltungen beschlossen wurde. Siehe hierzu auch: </w:t>
      </w:r>
      <w:hyperlink r:id="rId2" w:history="1">
        <w:r w:rsidRPr="000E25B2">
          <w:rPr>
            <w:rStyle w:val="Hyperlink"/>
          </w:rPr>
          <w:t>https://www.europarl.europa.eu/thinktank/de/document/EPRS_BRI(2023)747898</w:t>
        </w:r>
      </w:hyperlink>
      <w:r>
        <w:t>)</w:t>
      </w:r>
    </w:p>
  </w:footnote>
  <w:footnote w:id="5">
    <w:p w14:paraId="620FE87F" w14:textId="16E6A981" w:rsidR="000627FE" w:rsidRDefault="000627FE">
      <w:pPr>
        <w:pStyle w:val="Funotentext"/>
      </w:pPr>
      <w:r>
        <w:rPr>
          <w:rStyle w:val="Funotenzeichen"/>
        </w:rPr>
        <w:footnoteRef/>
      </w:r>
      <w:r>
        <w:t xml:space="preserve"> E-Mail Hensoldt </w:t>
      </w:r>
      <w:r w:rsidRPr="00284DD2">
        <w:t>vom 6. April 2025 „Projektskizze Teil 2“</w:t>
      </w:r>
    </w:p>
  </w:footnote>
  <w:footnote w:id="6">
    <w:p w14:paraId="0D476A71" w14:textId="59714C02" w:rsidR="000627FE" w:rsidRDefault="000627FE">
      <w:pPr>
        <w:pStyle w:val="Funotentext"/>
      </w:pPr>
      <w:r>
        <w:rPr>
          <w:rStyle w:val="Funotenzeichen"/>
        </w:rPr>
        <w:footnoteRef/>
      </w:r>
      <w:r>
        <w:t xml:space="preserve"> Gespräch BMWE, BMVg und Anwälte Coherent </w:t>
      </w:r>
      <w:r w:rsidRPr="00085E47">
        <w:t>vom 26. März 2025, 15:00 Uhr</w:t>
      </w:r>
    </w:p>
  </w:footnote>
  <w:footnote w:id="7">
    <w:p w14:paraId="4352F36C" w14:textId="72FD52EA" w:rsidR="000627FE" w:rsidRDefault="000627FE">
      <w:pPr>
        <w:pStyle w:val="Funotentext"/>
      </w:pPr>
      <w:r>
        <w:rPr>
          <w:rStyle w:val="Funotenzeichen"/>
        </w:rPr>
        <w:footnoteRef/>
      </w:r>
      <w:r>
        <w:t xml:space="preserve"> </w:t>
      </w:r>
      <w:r w:rsidRPr="00C7549B">
        <w:t>Forschungsinstitut für Edelmetalle und Edelsteine Idar-Oberstein</w:t>
      </w:r>
      <w:r>
        <w:t xml:space="preserve">, seit 2018 </w:t>
      </w:r>
      <w:r w:rsidRPr="00C7549B">
        <w:t xml:space="preserve">EOT </w:t>
      </w:r>
      <w:r>
        <w:t>GmbH</w:t>
      </w:r>
    </w:p>
  </w:footnote>
  <w:footnote w:id="8">
    <w:p w14:paraId="5B7E3B67" w14:textId="39B8FBA6" w:rsidR="000627FE" w:rsidRDefault="000627FE">
      <w:pPr>
        <w:pStyle w:val="Funotentext"/>
      </w:pPr>
      <w:r>
        <w:rPr>
          <w:rStyle w:val="Funotenzeichen"/>
        </w:rPr>
        <w:footnoteRef/>
      </w:r>
      <w:r>
        <w:t xml:space="preserve"> Quelle: Projektskizze IOSB inkl. Excel-Anlage.</w:t>
      </w:r>
    </w:p>
  </w:footnote>
  <w:footnote w:id="9">
    <w:p w14:paraId="3099EC13" w14:textId="2DEFA136" w:rsidR="000627FE" w:rsidRDefault="000627FE">
      <w:pPr>
        <w:pStyle w:val="Funotentext"/>
      </w:pPr>
      <w:r>
        <w:rPr>
          <w:rStyle w:val="Funotenzeichen"/>
        </w:rPr>
        <w:footnoteRef/>
      </w:r>
      <w:r>
        <w:t xml:space="preserve"> Gemäß </w:t>
      </w:r>
      <w:hyperlink r:id="rId3" w:history="1">
        <w:r w:rsidRPr="00843B20">
          <w:rPr>
            <w:rStyle w:val="Hyperlink"/>
          </w:rPr>
          <w:t>Wikiauftritt KompZWUBw</w:t>
        </w:r>
      </w:hyperlink>
      <w:r>
        <w:t>, Stand 10. April 2025</w:t>
      </w:r>
    </w:p>
  </w:footnote>
  <w:footnote w:id="10">
    <w:p w14:paraId="735857CF" w14:textId="0206061C" w:rsidR="000627FE" w:rsidRDefault="000627FE" w:rsidP="00843B20">
      <w:pPr>
        <w:pStyle w:val="Funotentext"/>
      </w:pPr>
      <w:r>
        <w:rPr>
          <w:rStyle w:val="Funotenzeichen"/>
        </w:rPr>
        <w:footnoteRef/>
      </w:r>
      <w:r>
        <w:t xml:space="preserve"> Rundschreiben BMF II A 3 - H 1012-10/21/10003 :008 DOK 2024/0370272 vom 8. Juli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D16D7" w14:textId="3E94C346" w:rsidR="000627FE" w:rsidRDefault="000627FE"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Konzept Zielvereinbarungen TerrWV</w:t>
    </w:r>
  </w:p>
  <w:p w14:paraId="61D2017B" w14:textId="77777777" w:rsidR="000627FE" w:rsidRDefault="000627FE"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98BEA" w14:textId="77777777" w:rsidR="000627FE" w:rsidRDefault="000627F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E2AA2" w14:textId="77777777" w:rsidR="000627FE" w:rsidRPr="00C06803" w:rsidRDefault="000627FE" w:rsidP="00F54348">
    <w:pPr>
      <w:pStyle w:val="Kopfzeile"/>
      <w:pBdr>
        <w:between w:val="single" w:sz="4" w:space="1" w:color="4F81BD" w:themeColor="accent1"/>
      </w:pBdr>
      <w:spacing w:line="276" w:lineRule="auto"/>
      <w:jc w:val="center"/>
      <w:rPr>
        <w:rFonts w:ascii="Arial" w:hAnsi="Arial" w:cs="Arial"/>
      </w:rPr>
    </w:pPr>
    <w:r>
      <w:rPr>
        <w:rFonts w:ascii="Arial" w:hAnsi="Arial" w:cs="Arial"/>
      </w:rPr>
      <w:t>WU „Erhalt der Laserkristallzucht in DEU“</w:t>
    </w:r>
  </w:p>
  <w:p w14:paraId="6536780B" w14:textId="77777777" w:rsidR="000627FE" w:rsidRPr="00D96970" w:rsidRDefault="000627FE">
    <w:pPr>
      <w:pStyle w:val="Kopfzeile"/>
      <w:pBdr>
        <w:between w:val="single" w:sz="4" w:space="1" w:color="4F81BD" w:themeColor="accent1"/>
      </w:pBdr>
      <w:spacing w:line="276" w:lineRule="auto"/>
      <w:jc w:val="center"/>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587EF" w14:textId="77777777" w:rsidR="000627FE" w:rsidRDefault="000627F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21873F8"/>
    <w:multiLevelType w:val="hybridMultilevel"/>
    <w:tmpl w:val="3E0CCC3A"/>
    <w:lvl w:ilvl="0" w:tplc="85D4A004">
      <w:start w:val="1"/>
      <w:numFmt w:val="decimal"/>
      <w:lvlText w:val="%1."/>
      <w:lvlJc w:val="left"/>
      <w:pPr>
        <w:ind w:left="938" w:hanging="360"/>
      </w:pPr>
      <w:rPr>
        <w:rFonts w:hint="default"/>
      </w:rPr>
    </w:lvl>
    <w:lvl w:ilvl="1" w:tplc="04070019" w:tentative="1">
      <w:start w:val="1"/>
      <w:numFmt w:val="lowerLetter"/>
      <w:lvlText w:val="%2."/>
      <w:lvlJc w:val="left"/>
      <w:pPr>
        <w:ind w:left="1658" w:hanging="360"/>
      </w:p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3"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 w15:restartNumberingAfterBreak="0">
    <w:nsid w:val="057B7330"/>
    <w:multiLevelType w:val="hybridMultilevel"/>
    <w:tmpl w:val="FC54ABF6"/>
    <w:lvl w:ilvl="0" w:tplc="E4AAE042">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95950B2"/>
    <w:multiLevelType w:val="hybridMultilevel"/>
    <w:tmpl w:val="47BAF84A"/>
    <w:lvl w:ilvl="0" w:tplc="6EE0F164">
      <w:numFmt w:val="bullet"/>
      <w:lvlText w:val="-"/>
      <w:lvlJc w:val="left"/>
      <w:pPr>
        <w:ind w:left="938" w:hanging="360"/>
      </w:pPr>
      <w:rPr>
        <w:rFonts w:ascii="Arial" w:eastAsia="Times New Roman" w:hAnsi="Arial" w:cs="Arial" w:hint="default"/>
      </w:rPr>
    </w:lvl>
    <w:lvl w:ilvl="1" w:tplc="04070003" w:tentative="1">
      <w:start w:val="1"/>
      <w:numFmt w:val="bullet"/>
      <w:lvlText w:val="o"/>
      <w:lvlJc w:val="left"/>
      <w:pPr>
        <w:ind w:left="1658" w:hanging="360"/>
      </w:pPr>
      <w:rPr>
        <w:rFonts w:ascii="Courier New" w:hAnsi="Courier New" w:cs="Courier New" w:hint="default"/>
      </w:rPr>
    </w:lvl>
    <w:lvl w:ilvl="2" w:tplc="04070005" w:tentative="1">
      <w:start w:val="1"/>
      <w:numFmt w:val="bullet"/>
      <w:lvlText w:val=""/>
      <w:lvlJc w:val="left"/>
      <w:pPr>
        <w:ind w:left="2378" w:hanging="360"/>
      </w:pPr>
      <w:rPr>
        <w:rFonts w:ascii="Wingdings" w:hAnsi="Wingdings" w:hint="default"/>
      </w:rPr>
    </w:lvl>
    <w:lvl w:ilvl="3" w:tplc="04070001" w:tentative="1">
      <w:start w:val="1"/>
      <w:numFmt w:val="bullet"/>
      <w:lvlText w:val=""/>
      <w:lvlJc w:val="left"/>
      <w:pPr>
        <w:ind w:left="3098" w:hanging="360"/>
      </w:pPr>
      <w:rPr>
        <w:rFonts w:ascii="Symbol" w:hAnsi="Symbol" w:hint="default"/>
      </w:rPr>
    </w:lvl>
    <w:lvl w:ilvl="4" w:tplc="04070003" w:tentative="1">
      <w:start w:val="1"/>
      <w:numFmt w:val="bullet"/>
      <w:lvlText w:val="o"/>
      <w:lvlJc w:val="left"/>
      <w:pPr>
        <w:ind w:left="3818" w:hanging="360"/>
      </w:pPr>
      <w:rPr>
        <w:rFonts w:ascii="Courier New" w:hAnsi="Courier New" w:cs="Courier New" w:hint="default"/>
      </w:rPr>
    </w:lvl>
    <w:lvl w:ilvl="5" w:tplc="04070005" w:tentative="1">
      <w:start w:val="1"/>
      <w:numFmt w:val="bullet"/>
      <w:lvlText w:val=""/>
      <w:lvlJc w:val="left"/>
      <w:pPr>
        <w:ind w:left="4538" w:hanging="360"/>
      </w:pPr>
      <w:rPr>
        <w:rFonts w:ascii="Wingdings" w:hAnsi="Wingdings" w:hint="default"/>
      </w:rPr>
    </w:lvl>
    <w:lvl w:ilvl="6" w:tplc="04070001" w:tentative="1">
      <w:start w:val="1"/>
      <w:numFmt w:val="bullet"/>
      <w:lvlText w:val=""/>
      <w:lvlJc w:val="left"/>
      <w:pPr>
        <w:ind w:left="5258" w:hanging="360"/>
      </w:pPr>
      <w:rPr>
        <w:rFonts w:ascii="Symbol" w:hAnsi="Symbol" w:hint="default"/>
      </w:rPr>
    </w:lvl>
    <w:lvl w:ilvl="7" w:tplc="04070003" w:tentative="1">
      <w:start w:val="1"/>
      <w:numFmt w:val="bullet"/>
      <w:lvlText w:val="o"/>
      <w:lvlJc w:val="left"/>
      <w:pPr>
        <w:ind w:left="5978" w:hanging="360"/>
      </w:pPr>
      <w:rPr>
        <w:rFonts w:ascii="Courier New" w:hAnsi="Courier New" w:cs="Courier New" w:hint="default"/>
      </w:rPr>
    </w:lvl>
    <w:lvl w:ilvl="8" w:tplc="04070005" w:tentative="1">
      <w:start w:val="1"/>
      <w:numFmt w:val="bullet"/>
      <w:lvlText w:val=""/>
      <w:lvlJc w:val="left"/>
      <w:pPr>
        <w:ind w:left="6698" w:hanging="360"/>
      </w:pPr>
      <w:rPr>
        <w:rFonts w:ascii="Wingdings" w:hAnsi="Wingdings" w:hint="default"/>
      </w:rPr>
    </w:lvl>
  </w:abstractNum>
  <w:abstractNum w:abstractNumId="6" w15:restartNumberingAfterBreak="0">
    <w:nsid w:val="21AB64FD"/>
    <w:multiLevelType w:val="hybridMultilevel"/>
    <w:tmpl w:val="9EEEC2A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7" w15:restartNumberingAfterBreak="0">
    <w:nsid w:val="22F96D34"/>
    <w:multiLevelType w:val="hybridMultilevel"/>
    <w:tmpl w:val="C79E6E72"/>
    <w:lvl w:ilvl="0" w:tplc="B6DC84B0">
      <w:start w:val="1"/>
      <w:numFmt w:val="lowerLetter"/>
      <w:lvlText w:val="%1)"/>
      <w:lvlJc w:val="left"/>
      <w:pPr>
        <w:ind w:left="938" w:hanging="360"/>
      </w:pPr>
      <w:rPr>
        <w:rFonts w:hint="default"/>
      </w:rPr>
    </w:lvl>
    <w:lvl w:ilvl="1" w:tplc="04070019">
      <w:start w:val="1"/>
      <w:numFmt w:val="lowerLetter"/>
      <w:lvlText w:val="%2."/>
      <w:lvlJc w:val="left"/>
      <w:pPr>
        <w:ind w:left="1658" w:hanging="360"/>
      </w:p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8"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7203368"/>
    <w:multiLevelType w:val="hybridMultilevel"/>
    <w:tmpl w:val="BEF69E86"/>
    <w:lvl w:ilvl="0" w:tplc="04070001">
      <w:start w:val="1"/>
      <w:numFmt w:val="bullet"/>
      <w:lvlText w:val=""/>
      <w:lvlJc w:val="left"/>
      <w:pPr>
        <w:ind w:left="1298" w:hanging="360"/>
      </w:pPr>
      <w:rPr>
        <w:rFonts w:ascii="Symbol" w:hAnsi="Symbol" w:hint="default"/>
      </w:rPr>
    </w:lvl>
    <w:lvl w:ilvl="1" w:tplc="04070003" w:tentative="1">
      <w:start w:val="1"/>
      <w:numFmt w:val="bullet"/>
      <w:lvlText w:val="o"/>
      <w:lvlJc w:val="left"/>
      <w:pPr>
        <w:ind w:left="2018" w:hanging="360"/>
      </w:pPr>
      <w:rPr>
        <w:rFonts w:ascii="Courier New" w:hAnsi="Courier New" w:cs="Courier New" w:hint="default"/>
      </w:rPr>
    </w:lvl>
    <w:lvl w:ilvl="2" w:tplc="04070005" w:tentative="1">
      <w:start w:val="1"/>
      <w:numFmt w:val="bullet"/>
      <w:lvlText w:val=""/>
      <w:lvlJc w:val="left"/>
      <w:pPr>
        <w:ind w:left="2738" w:hanging="360"/>
      </w:pPr>
      <w:rPr>
        <w:rFonts w:ascii="Wingdings" w:hAnsi="Wingdings" w:hint="default"/>
      </w:rPr>
    </w:lvl>
    <w:lvl w:ilvl="3" w:tplc="04070001" w:tentative="1">
      <w:start w:val="1"/>
      <w:numFmt w:val="bullet"/>
      <w:lvlText w:val=""/>
      <w:lvlJc w:val="left"/>
      <w:pPr>
        <w:ind w:left="3458" w:hanging="360"/>
      </w:pPr>
      <w:rPr>
        <w:rFonts w:ascii="Symbol" w:hAnsi="Symbol" w:hint="default"/>
      </w:rPr>
    </w:lvl>
    <w:lvl w:ilvl="4" w:tplc="04070003" w:tentative="1">
      <w:start w:val="1"/>
      <w:numFmt w:val="bullet"/>
      <w:lvlText w:val="o"/>
      <w:lvlJc w:val="left"/>
      <w:pPr>
        <w:ind w:left="4178" w:hanging="360"/>
      </w:pPr>
      <w:rPr>
        <w:rFonts w:ascii="Courier New" w:hAnsi="Courier New" w:cs="Courier New" w:hint="default"/>
      </w:rPr>
    </w:lvl>
    <w:lvl w:ilvl="5" w:tplc="04070005" w:tentative="1">
      <w:start w:val="1"/>
      <w:numFmt w:val="bullet"/>
      <w:lvlText w:val=""/>
      <w:lvlJc w:val="left"/>
      <w:pPr>
        <w:ind w:left="4898" w:hanging="360"/>
      </w:pPr>
      <w:rPr>
        <w:rFonts w:ascii="Wingdings" w:hAnsi="Wingdings" w:hint="default"/>
      </w:rPr>
    </w:lvl>
    <w:lvl w:ilvl="6" w:tplc="04070001" w:tentative="1">
      <w:start w:val="1"/>
      <w:numFmt w:val="bullet"/>
      <w:lvlText w:val=""/>
      <w:lvlJc w:val="left"/>
      <w:pPr>
        <w:ind w:left="5618" w:hanging="360"/>
      </w:pPr>
      <w:rPr>
        <w:rFonts w:ascii="Symbol" w:hAnsi="Symbol" w:hint="default"/>
      </w:rPr>
    </w:lvl>
    <w:lvl w:ilvl="7" w:tplc="04070003" w:tentative="1">
      <w:start w:val="1"/>
      <w:numFmt w:val="bullet"/>
      <w:lvlText w:val="o"/>
      <w:lvlJc w:val="left"/>
      <w:pPr>
        <w:ind w:left="6338" w:hanging="360"/>
      </w:pPr>
      <w:rPr>
        <w:rFonts w:ascii="Courier New" w:hAnsi="Courier New" w:cs="Courier New" w:hint="default"/>
      </w:rPr>
    </w:lvl>
    <w:lvl w:ilvl="8" w:tplc="04070005" w:tentative="1">
      <w:start w:val="1"/>
      <w:numFmt w:val="bullet"/>
      <w:lvlText w:val=""/>
      <w:lvlJc w:val="left"/>
      <w:pPr>
        <w:ind w:left="7058" w:hanging="360"/>
      </w:pPr>
      <w:rPr>
        <w:rFonts w:ascii="Wingdings" w:hAnsi="Wingdings" w:hint="default"/>
      </w:rPr>
    </w:lvl>
  </w:abstractNum>
  <w:abstractNum w:abstractNumId="10" w15:restartNumberingAfterBreak="0">
    <w:nsid w:val="282E3150"/>
    <w:multiLevelType w:val="hybridMultilevel"/>
    <w:tmpl w:val="CC7670C2"/>
    <w:lvl w:ilvl="0" w:tplc="6DA49CC6">
      <w:numFmt w:val="bullet"/>
      <w:lvlText w:val="-"/>
      <w:lvlJc w:val="left"/>
      <w:pPr>
        <w:ind w:left="1658" w:hanging="360"/>
      </w:pPr>
      <w:rPr>
        <w:rFonts w:ascii="Arial" w:eastAsia="Times New Roman" w:hAnsi="Arial" w:cs="Arial" w:hint="default"/>
      </w:rPr>
    </w:lvl>
    <w:lvl w:ilvl="1" w:tplc="04070003" w:tentative="1">
      <w:start w:val="1"/>
      <w:numFmt w:val="bullet"/>
      <w:lvlText w:val="o"/>
      <w:lvlJc w:val="left"/>
      <w:pPr>
        <w:ind w:left="2378" w:hanging="360"/>
      </w:pPr>
      <w:rPr>
        <w:rFonts w:ascii="Courier New" w:hAnsi="Courier New" w:cs="Courier New" w:hint="default"/>
      </w:rPr>
    </w:lvl>
    <w:lvl w:ilvl="2" w:tplc="04070005" w:tentative="1">
      <w:start w:val="1"/>
      <w:numFmt w:val="bullet"/>
      <w:lvlText w:val=""/>
      <w:lvlJc w:val="left"/>
      <w:pPr>
        <w:ind w:left="3098" w:hanging="360"/>
      </w:pPr>
      <w:rPr>
        <w:rFonts w:ascii="Wingdings" w:hAnsi="Wingdings" w:hint="default"/>
      </w:rPr>
    </w:lvl>
    <w:lvl w:ilvl="3" w:tplc="04070001" w:tentative="1">
      <w:start w:val="1"/>
      <w:numFmt w:val="bullet"/>
      <w:lvlText w:val=""/>
      <w:lvlJc w:val="left"/>
      <w:pPr>
        <w:ind w:left="3818" w:hanging="360"/>
      </w:pPr>
      <w:rPr>
        <w:rFonts w:ascii="Symbol" w:hAnsi="Symbol" w:hint="default"/>
      </w:rPr>
    </w:lvl>
    <w:lvl w:ilvl="4" w:tplc="04070003" w:tentative="1">
      <w:start w:val="1"/>
      <w:numFmt w:val="bullet"/>
      <w:lvlText w:val="o"/>
      <w:lvlJc w:val="left"/>
      <w:pPr>
        <w:ind w:left="4538" w:hanging="360"/>
      </w:pPr>
      <w:rPr>
        <w:rFonts w:ascii="Courier New" w:hAnsi="Courier New" w:cs="Courier New" w:hint="default"/>
      </w:rPr>
    </w:lvl>
    <w:lvl w:ilvl="5" w:tplc="04070005" w:tentative="1">
      <w:start w:val="1"/>
      <w:numFmt w:val="bullet"/>
      <w:lvlText w:val=""/>
      <w:lvlJc w:val="left"/>
      <w:pPr>
        <w:ind w:left="5258" w:hanging="360"/>
      </w:pPr>
      <w:rPr>
        <w:rFonts w:ascii="Wingdings" w:hAnsi="Wingdings" w:hint="default"/>
      </w:rPr>
    </w:lvl>
    <w:lvl w:ilvl="6" w:tplc="04070001" w:tentative="1">
      <w:start w:val="1"/>
      <w:numFmt w:val="bullet"/>
      <w:lvlText w:val=""/>
      <w:lvlJc w:val="left"/>
      <w:pPr>
        <w:ind w:left="5978" w:hanging="360"/>
      </w:pPr>
      <w:rPr>
        <w:rFonts w:ascii="Symbol" w:hAnsi="Symbol" w:hint="default"/>
      </w:rPr>
    </w:lvl>
    <w:lvl w:ilvl="7" w:tplc="04070003" w:tentative="1">
      <w:start w:val="1"/>
      <w:numFmt w:val="bullet"/>
      <w:lvlText w:val="o"/>
      <w:lvlJc w:val="left"/>
      <w:pPr>
        <w:ind w:left="6698" w:hanging="360"/>
      </w:pPr>
      <w:rPr>
        <w:rFonts w:ascii="Courier New" w:hAnsi="Courier New" w:cs="Courier New" w:hint="default"/>
      </w:rPr>
    </w:lvl>
    <w:lvl w:ilvl="8" w:tplc="04070005" w:tentative="1">
      <w:start w:val="1"/>
      <w:numFmt w:val="bullet"/>
      <w:lvlText w:val=""/>
      <w:lvlJc w:val="left"/>
      <w:pPr>
        <w:ind w:left="7418" w:hanging="360"/>
      </w:pPr>
      <w:rPr>
        <w:rFonts w:ascii="Wingdings" w:hAnsi="Wingdings" w:hint="default"/>
      </w:rPr>
    </w:lvl>
  </w:abstractNum>
  <w:abstractNum w:abstractNumId="11" w15:restartNumberingAfterBreak="0">
    <w:nsid w:val="283B29F5"/>
    <w:multiLevelType w:val="hybridMultilevel"/>
    <w:tmpl w:val="BC06C5B4"/>
    <w:lvl w:ilvl="0" w:tplc="BDFCF4D2">
      <w:start w:val="1"/>
      <w:numFmt w:val="decimal"/>
      <w:lvlText w:val="%1."/>
      <w:lvlJc w:val="left"/>
      <w:pPr>
        <w:ind w:left="938" w:hanging="360"/>
      </w:pPr>
      <w:rPr>
        <w:rFonts w:hint="default"/>
      </w:rPr>
    </w:lvl>
    <w:lvl w:ilvl="1" w:tplc="04070019" w:tentative="1">
      <w:start w:val="1"/>
      <w:numFmt w:val="lowerLetter"/>
      <w:lvlText w:val="%2."/>
      <w:lvlJc w:val="left"/>
      <w:pPr>
        <w:ind w:left="1658" w:hanging="360"/>
      </w:p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12" w15:restartNumberingAfterBreak="0">
    <w:nsid w:val="29CE793D"/>
    <w:multiLevelType w:val="hybridMultilevel"/>
    <w:tmpl w:val="1E0C153E"/>
    <w:lvl w:ilvl="0" w:tplc="04070001">
      <w:start w:val="1"/>
      <w:numFmt w:val="bullet"/>
      <w:lvlText w:val=""/>
      <w:lvlJc w:val="left"/>
      <w:pPr>
        <w:ind w:left="1298" w:hanging="360"/>
      </w:pPr>
      <w:rPr>
        <w:rFonts w:ascii="Symbol" w:hAnsi="Symbol" w:hint="default"/>
      </w:rPr>
    </w:lvl>
    <w:lvl w:ilvl="1" w:tplc="04070003" w:tentative="1">
      <w:start w:val="1"/>
      <w:numFmt w:val="bullet"/>
      <w:lvlText w:val="o"/>
      <w:lvlJc w:val="left"/>
      <w:pPr>
        <w:ind w:left="2018" w:hanging="360"/>
      </w:pPr>
      <w:rPr>
        <w:rFonts w:ascii="Courier New" w:hAnsi="Courier New" w:cs="Courier New" w:hint="default"/>
      </w:rPr>
    </w:lvl>
    <w:lvl w:ilvl="2" w:tplc="04070005" w:tentative="1">
      <w:start w:val="1"/>
      <w:numFmt w:val="bullet"/>
      <w:lvlText w:val=""/>
      <w:lvlJc w:val="left"/>
      <w:pPr>
        <w:ind w:left="2738" w:hanging="360"/>
      </w:pPr>
      <w:rPr>
        <w:rFonts w:ascii="Wingdings" w:hAnsi="Wingdings" w:hint="default"/>
      </w:rPr>
    </w:lvl>
    <w:lvl w:ilvl="3" w:tplc="04070001" w:tentative="1">
      <w:start w:val="1"/>
      <w:numFmt w:val="bullet"/>
      <w:lvlText w:val=""/>
      <w:lvlJc w:val="left"/>
      <w:pPr>
        <w:ind w:left="3458" w:hanging="360"/>
      </w:pPr>
      <w:rPr>
        <w:rFonts w:ascii="Symbol" w:hAnsi="Symbol" w:hint="default"/>
      </w:rPr>
    </w:lvl>
    <w:lvl w:ilvl="4" w:tplc="04070003" w:tentative="1">
      <w:start w:val="1"/>
      <w:numFmt w:val="bullet"/>
      <w:lvlText w:val="o"/>
      <w:lvlJc w:val="left"/>
      <w:pPr>
        <w:ind w:left="4178" w:hanging="360"/>
      </w:pPr>
      <w:rPr>
        <w:rFonts w:ascii="Courier New" w:hAnsi="Courier New" w:cs="Courier New" w:hint="default"/>
      </w:rPr>
    </w:lvl>
    <w:lvl w:ilvl="5" w:tplc="04070005" w:tentative="1">
      <w:start w:val="1"/>
      <w:numFmt w:val="bullet"/>
      <w:lvlText w:val=""/>
      <w:lvlJc w:val="left"/>
      <w:pPr>
        <w:ind w:left="4898" w:hanging="360"/>
      </w:pPr>
      <w:rPr>
        <w:rFonts w:ascii="Wingdings" w:hAnsi="Wingdings" w:hint="default"/>
      </w:rPr>
    </w:lvl>
    <w:lvl w:ilvl="6" w:tplc="04070001" w:tentative="1">
      <w:start w:val="1"/>
      <w:numFmt w:val="bullet"/>
      <w:lvlText w:val=""/>
      <w:lvlJc w:val="left"/>
      <w:pPr>
        <w:ind w:left="5618" w:hanging="360"/>
      </w:pPr>
      <w:rPr>
        <w:rFonts w:ascii="Symbol" w:hAnsi="Symbol" w:hint="default"/>
      </w:rPr>
    </w:lvl>
    <w:lvl w:ilvl="7" w:tplc="04070003" w:tentative="1">
      <w:start w:val="1"/>
      <w:numFmt w:val="bullet"/>
      <w:lvlText w:val="o"/>
      <w:lvlJc w:val="left"/>
      <w:pPr>
        <w:ind w:left="6338" w:hanging="360"/>
      </w:pPr>
      <w:rPr>
        <w:rFonts w:ascii="Courier New" w:hAnsi="Courier New" w:cs="Courier New" w:hint="default"/>
      </w:rPr>
    </w:lvl>
    <w:lvl w:ilvl="8" w:tplc="04070005" w:tentative="1">
      <w:start w:val="1"/>
      <w:numFmt w:val="bullet"/>
      <w:lvlText w:val=""/>
      <w:lvlJc w:val="left"/>
      <w:pPr>
        <w:ind w:left="7058" w:hanging="360"/>
      </w:pPr>
      <w:rPr>
        <w:rFonts w:ascii="Wingdings" w:hAnsi="Wingdings" w:hint="default"/>
      </w:rPr>
    </w:lvl>
  </w:abstractNum>
  <w:abstractNum w:abstractNumId="13"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4"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30E7556B"/>
    <w:multiLevelType w:val="hybridMultilevel"/>
    <w:tmpl w:val="47445E88"/>
    <w:lvl w:ilvl="0" w:tplc="FC6EC38C">
      <w:start w:val="1"/>
      <w:numFmt w:val="decimal"/>
      <w:lvlText w:val="%1."/>
      <w:lvlJc w:val="left"/>
      <w:pPr>
        <w:ind w:left="938" w:hanging="360"/>
      </w:pPr>
      <w:rPr>
        <w:rFonts w:hint="default"/>
      </w:rPr>
    </w:lvl>
    <w:lvl w:ilvl="1" w:tplc="04070019" w:tentative="1">
      <w:start w:val="1"/>
      <w:numFmt w:val="lowerLetter"/>
      <w:lvlText w:val="%2."/>
      <w:lvlJc w:val="left"/>
      <w:pPr>
        <w:ind w:left="1658" w:hanging="360"/>
      </w:p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17" w15:restartNumberingAfterBreak="0">
    <w:nsid w:val="33534331"/>
    <w:multiLevelType w:val="hybridMultilevel"/>
    <w:tmpl w:val="934C5F14"/>
    <w:lvl w:ilvl="0" w:tplc="04070017">
      <w:start w:val="1"/>
      <w:numFmt w:val="lowerLetter"/>
      <w:lvlText w:val="%1)"/>
      <w:lvlJc w:val="left"/>
      <w:pPr>
        <w:ind w:left="938" w:hanging="360"/>
      </w:pPr>
      <w:rPr>
        <w:rFonts w:hint="default"/>
        <w:b/>
      </w:rPr>
    </w:lvl>
    <w:lvl w:ilvl="1" w:tplc="AD80A618">
      <w:numFmt w:val="bullet"/>
      <w:lvlText w:val="•"/>
      <w:lvlJc w:val="left"/>
      <w:pPr>
        <w:ind w:left="1658" w:hanging="360"/>
      </w:pPr>
      <w:rPr>
        <w:rFonts w:ascii="Arial" w:eastAsia="Times New Roman" w:hAnsi="Arial" w:cs="Arial" w:hint="default"/>
      </w:r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18" w15:restartNumberingAfterBreak="0">
    <w:nsid w:val="353B578A"/>
    <w:multiLevelType w:val="hybridMultilevel"/>
    <w:tmpl w:val="790C34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0" w15:restartNumberingAfterBreak="0">
    <w:nsid w:val="3B572878"/>
    <w:multiLevelType w:val="hybridMultilevel"/>
    <w:tmpl w:val="7AF443B8"/>
    <w:lvl w:ilvl="0" w:tplc="04070001">
      <w:start w:val="1"/>
      <w:numFmt w:val="bullet"/>
      <w:lvlText w:val=""/>
      <w:lvlJc w:val="left"/>
      <w:pPr>
        <w:ind w:left="938" w:hanging="360"/>
      </w:pPr>
      <w:rPr>
        <w:rFonts w:ascii="Symbol" w:hAnsi="Symbol" w:hint="default"/>
        <w:b/>
      </w:rPr>
    </w:lvl>
    <w:lvl w:ilvl="1" w:tplc="AD80A618">
      <w:numFmt w:val="bullet"/>
      <w:lvlText w:val="•"/>
      <w:lvlJc w:val="left"/>
      <w:pPr>
        <w:ind w:left="1658" w:hanging="360"/>
      </w:pPr>
      <w:rPr>
        <w:rFonts w:ascii="Arial" w:eastAsia="Times New Roman" w:hAnsi="Arial" w:cs="Arial" w:hint="default"/>
      </w:r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21" w15:restartNumberingAfterBreak="0">
    <w:nsid w:val="3EEE6B27"/>
    <w:multiLevelType w:val="hybridMultilevel"/>
    <w:tmpl w:val="EA6015E8"/>
    <w:lvl w:ilvl="0" w:tplc="04070001">
      <w:start w:val="1"/>
      <w:numFmt w:val="bullet"/>
      <w:lvlText w:val=""/>
      <w:lvlJc w:val="left"/>
      <w:pPr>
        <w:ind w:left="1298" w:hanging="360"/>
      </w:pPr>
      <w:rPr>
        <w:rFonts w:ascii="Symbol" w:hAnsi="Symbol" w:hint="default"/>
      </w:rPr>
    </w:lvl>
    <w:lvl w:ilvl="1" w:tplc="04070003" w:tentative="1">
      <w:start w:val="1"/>
      <w:numFmt w:val="bullet"/>
      <w:lvlText w:val="o"/>
      <w:lvlJc w:val="left"/>
      <w:pPr>
        <w:ind w:left="2018" w:hanging="360"/>
      </w:pPr>
      <w:rPr>
        <w:rFonts w:ascii="Courier New" w:hAnsi="Courier New" w:cs="Courier New" w:hint="default"/>
      </w:rPr>
    </w:lvl>
    <w:lvl w:ilvl="2" w:tplc="04070005" w:tentative="1">
      <w:start w:val="1"/>
      <w:numFmt w:val="bullet"/>
      <w:lvlText w:val=""/>
      <w:lvlJc w:val="left"/>
      <w:pPr>
        <w:ind w:left="2738" w:hanging="360"/>
      </w:pPr>
      <w:rPr>
        <w:rFonts w:ascii="Wingdings" w:hAnsi="Wingdings" w:hint="default"/>
      </w:rPr>
    </w:lvl>
    <w:lvl w:ilvl="3" w:tplc="04070001" w:tentative="1">
      <w:start w:val="1"/>
      <w:numFmt w:val="bullet"/>
      <w:lvlText w:val=""/>
      <w:lvlJc w:val="left"/>
      <w:pPr>
        <w:ind w:left="3458" w:hanging="360"/>
      </w:pPr>
      <w:rPr>
        <w:rFonts w:ascii="Symbol" w:hAnsi="Symbol" w:hint="default"/>
      </w:rPr>
    </w:lvl>
    <w:lvl w:ilvl="4" w:tplc="04070003" w:tentative="1">
      <w:start w:val="1"/>
      <w:numFmt w:val="bullet"/>
      <w:lvlText w:val="o"/>
      <w:lvlJc w:val="left"/>
      <w:pPr>
        <w:ind w:left="4178" w:hanging="360"/>
      </w:pPr>
      <w:rPr>
        <w:rFonts w:ascii="Courier New" w:hAnsi="Courier New" w:cs="Courier New" w:hint="default"/>
      </w:rPr>
    </w:lvl>
    <w:lvl w:ilvl="5" w:tplc="04070005" w:tentative="1">
      <w:start w:val="1"/>
      <w:numFmt w:val="bullet"/>
      <w:lvlText w:val=""/>
      <w:lvlJc w:val="left"/>
      <w:pPr>
        <w:ind w:left="4898" w:hanging="360"/>
      </w:pPr>
      <w:rPr>
        <w:rFonts w:ascii="Wingdings" w:hAnsi="Wingdings" w:hint="default"/>
      </w:rPr>
    </w:lvl>
    <w:lvl w:ilvl="6" w:tplc="04070001" w:tentative="1">
      <w:start w:val="1"/>
      <w:numFmt w:val="bullet"/>
      <w:lvlText w:val=""/>
      <w:lvlJc w:val="left"/>
      <w:pPr>
        <w:ind w:left="5618" w:hanging="360"/>
      </w:pPr>
      <w:rPr>
        <w:rFonts w:ascii="Symbol" w:hAnsi="Symbol" w:hint="default"/>
      </w:rPr>
    </w:lvl>
    <w:lvl w:ilvl="7" w:tplc="04070003" w:tentative="1">
      <w:start w:val="1"/>
      <w:numFmt w:val="bullet"/>
      <w:lvlText w:val="o"/>
      <w:lvlJc w:val="left"/>
      <w:pPr>
        <w:ind w:left="6338" w:hanging="360"/>
      </w:pPr>
      <w:rPr>
        <w:rFonts w:ascii="Courier New" w:hAnsi="Courier New" w:cs="Courier New" w:hint="default"/>
      </w:rPr>
    </w:lvl>
    <w:lvl w:ilvl="8" w:tplc="04070005" w:tentative="1">
      <w:start w:val="1"/>
      <w:numFmt w:val="bullet"/>
      <w:lvlText w:val=""/>
      <w:lvlJc w:val="left"/>
      <w:pPr>
        <w:ind w:left="7058" w:hanging="360"/>
      </w:pPr>
      <w:rPr>
        <w:rFonts w:ascii="Wingdings" w:hAnsi="Wingdings" w:hint="default"/>
      </w:rPr>
    </w:lvl>
  </w:abstractNum>
  <w:abstractNum w:abstractNumId="22" w15:restartNumberingAfterBreak="0">
    <w:nsid w:val="3F061BB9"/>
    <w:multiLevelType w:val="hybridMultilevel"/>
    <w:tmpl w:val="048490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46B7770"/>
    <w:multiLevelType w:val="hybridMultilevel"/>
    <w:tmpl w:val="E9223DBA"/>
    <w:lvl w:ilvl="0" w:tplc="2DA68698">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6"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7" w15:restartNumberingAfterBreak="0">
    <w:nsid w:val="56776337"/>
    <w:multiLevelType w:val="hybridMultilevel"/>
    <w:tmpl w:val="1DA6A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C660CD4"/>
    <w:multiLevelType w:val="hybridMultilevel"/>
    <w:tmpl w:val="95C07A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D067DD8"/>
    <w:multiLevelType w:val="hybridMultilevel"/>
    <w:tmpl w:val="34167BC6"/>
    <w:lvl w:ilvl="0" w:tplc="93CA0EF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45C6B46"/>
    <w:multiLevelType w:val="hybridMultilevel"/>
    <w:tmpl w:val="B89A76FE"/>
    <w:lvl w:ilvl="0" w:tplc="5B8A458E">
      <w:start w:val="1"/>
      <w:numFmt w:val="lowerLetter"/>
      <w:lvlText w:val="%1)"/>
      <w:lvlJc w:val="left"/>
      <w:pPr>
        <w:ind w:left="938" w:hanging="360"/>
      </w:pPr>
      <w:rPr>
        <w:rFonts w:hint="default"/>
      </w:rPr>
    </w:lvl>
    <w:lvl w:ilvl="1" w:tplc="04070019" w:tentative="1">
      <w:start w:val="1"/>
      <w:numFmt w:val="lowerLetter"/>
      <w:lvlText w:val="%2."/>
      <w:lvlJc w:val="left"/>
      <w:pPr>
        <w:ind w:left="1658" w:hanging="360"/>
      </w:pPr>
    </w:lvl>
    <w:lvl w:ilvl="2" w:tplc="0407001B" w:tentative="1">
      <w:start w:val="1"/>
      <w:numFmt w:val="lowerRoman"/>
      <w:lvlText w:val="%3."/>
      <w:lvlJc w:val="right"/>
      <w:pPr>
        <w:ind w:left="2378" w:hanging="180"/>
      </w:pPr>
    </w:lvl>
    <w:lvl w:ilvl="3" w:tplc="0407000F" w:tentative="1">
      <w:start w:val="1"/>
      <w:numFmt w:val="decimal"/>
      <w:lvlText w:val="%4."/>
      <w:lvlJc w:val="left"/>
      <w:pPr>
        <w:ind w:left="3098" w:hanging="360"/>
      </w:pPr>
    </w:lvl>
    <w:lvl w:ilvl="4" w:tplc="04070019" w:tentative="1">
      <w:start w:val="1"/>
      <w:numFmt w:val="lowerLetter"/>
      <w:lvlText w:val="%5."/>
      <w:lvlJc w:val="left"/>
      <w:pPr>
        <w:ind w:left="3818" w:hanging="360"/>
      </w:pPr>
    </w:lvl>
    <w:lvl w:ilvl="5" w:tplc="0407001B" w:tentative="1">
      <w:start w:val="1"/>
      <w:numFmt w:val="lowerRoman"/>
      <w:lvlText w:val="%6."/>
      <w:lvlJc w:val="right"/>
      <w:pPr>
        <w:ind w:left="4538" w:hanging="180"/>
      </w:pPr>
    </w:lvl>
    <w:lvl w:ilvl="6" w:tplc="0407000F" w:tentative="1">
      <w:start w:val="1"/>
      <w:numFmt w:val="decimal"/>
      <w:lvlText w:val="%7."/>
      <w:lvlJc w:val="left"/>
      <w:pPr>
        <w:ind w:left="5258" w:hanging="360"/>
      </w:pPr>
    </w:lvl>
    <w:lvl w:ilvl="7" w:tplc="04070019" w:tentative="1">
      <w:start w:val="1"/>
      <w:numFmt w:val="lowerLetter"/>
      <w:lvlText w:val="%8."/>
      <w:lvlJc w:val="left"/>
      <w:pPr>
        <w:ind w:left="5978" w:hanging="360"/>
      </w:pPr>
    </w:lvl>
    <w:lvl w:ilvl="8" w:tplc="0407001B" w:tentative="1">
      <w:start w:val="1"/>
      <w:numFmt w:val="lowerRoman"/>
      <w:lvlText w:val="%9."/>
      <w:lvlJc w:val="right"/>
      <w:pPr>
        <w:ind w:left="6698" w:hanging="180"/>
      </w:pPr>
    </w:lvl>
  </w:abstractNum>
  <w:abstractNum w:abstractNumId="3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01D6797"/>
    <w:multiLevelType w:val="hybridMultilevel"/>
    <w:tmpl w:val="07FED4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37" w15:restartNumberingAfterBreak="0">
    <w:nsid w:val="71646433"/>
    <w:multiLevelType w:val="hybridMultilevel"/>
    <w:tmpl w:val="A790BB7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8" w15:restartNumberingAfterBreak="0">
    <w:nsid w:val="762C4901"/>
    <w:multiLevelType w:val="hybridMultilevel"/>
    <w:tmpl w:val="ED3A492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8273954"/>
    <w:multiLevelType w:val="hybridMultilevel"/>
    <w:tmpl w:val="0192939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0"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3"/>
  </w:num>
  <w:num w:numId="2">
    <w:abstractNumId w:val="19"/>
  </w:num>
  <w:num w:numId="3">
    <w:abstractNumId w:val="3"/>
  </w:num>
  <w:num w:numId="4">
    <w:abstractNumId w:val="0"/>
  </w:num>
  <w:num w:numId="5">
    <w:abstractNumId w:val="32"/>
  </w:num>
  <w:num w:numId="6">
    <w:abstractNumId w:val="24"/>
  </w:num>
  <w:num w:numId="7">
    <w:abstractNumId w:val="31"/>
  </w:num>
  <w:num w:numId="8">
    <w:abstractNumId w:val="34"/>
  </w:num>
  <w:num w:numId="9">
    <w:abstractNumId w:val="1"/>
  </w:num>
  <w:num w:numId="10">
    <w:abstractNumId w:val="8"/>
  </w:num>
  <w:num w:numId="11">
    <w:abstractNumId w:val="15"/>
  </w:num>
  <w:num w:numId="12">
    <w:abstractNumId w:val="36"/>
  </w:num>
  <w:num w:numId="13">
    <w:abstractNumId w:val="25"/>
  </w:num>
  <w:num w:numId="14">
    <w:abstractNumId w:val="26"/>
  </w:num>
  <w:num w:numId="15">
    <w:abstractNumId w:val="13"/>
  </w:num>
  <w:num w:numId="16">
    <w:abstractNumId w:val="13"/>
  </w:num>
  <w:num w:numId="17">
    <w:abstractNumId w:val="13"/>
  </w:num>
  <w:num w:numId="18">
    <w:abstractNumId w:val="13"/>
  </w:num>
  <w:num w:numId="19">
    <w:abstractNumId w:val="13"/>
  </w:num>
  <w:num w:numId="20">
    <w:abstractNumId w:val="13"/>
  </w:num>
  <w:num w:numId="21">
    <w:abstractNumId w:val="13"/>
  </w:num>
  <w:num w:numId="22">
    <w:abstractNumId w:val="13"/>
  </w:num>
  <w:num w:numId="23">
    <w:abstractNumId w:val="13"/>
  </w:num>
  <w:num w:numId="24">
    <w:abstractNumId w:val="14"/>
  </w:num>
  <w:num w:numId="25">
    <w:abstractNumId w:val="13"/>
  </w:num>
  <w:num w:numId="26">
    <w:abstractNumId w:val="33"/>
  </w:num>
  <w:num w:numId="27">
    <w:abstractNumId w:val="13"/>
  </w:num>
  <w:num w:numId="28">
    <w:abstractNumId w:val="41"/>
  </w:num>
  <w:num w:numId="29">
    <w:abstractNumId w:val="40"/>
  </w:num>
  <w:num w:numId="30">
    <w:abstractNumId w:val="13"/>
  </w:num>
  <w:num w:numId="31">
    <w:abstractNumId w:val="6"/>
  </w:num>
  <w:num w:numId="32">
    <w:abstractNumId w:val="39"/>
  </w:num>
  <w:num w:numId="33">
    <w:abstractNumId w:val="37"/>
  </w:num>
  <w:num w:numId="34">
    <w:abstractNumId w:val="4"/>
  </w:num>
  <w:num w:numId="35">
    <w:abstractNumId w:val="17"/>
  </w:num>
  <w:num w:numId="36">
    <w:abstractNumId w:val="30"/>
  </w:num>
  <w:num w:numId="37">
    <w:abstractNumId w:val="11"/>
  </w:num>
  <w:num w:numId="38">
    <w:abstractNumId w:val="22"/>
  </w:num>
  <w:num w:numId="39">
    <w:abstractNumId w:val="18"/>
  </w:num>
  <w:num w:numId="40">
    <w:abstractNumId w:val="2"/>
  </w:num>
  <w:num w:numId="41">
    <w:abstractNumId w:val="16"/>
  </w:num>
  <w:num w:numId="42">
    <w:abstractNumId w:val="21"/>
  </w:num>
  <w:num w:numId="43">
    <w:abstractNumId w:val="12"/>
  </w:num>
  <w:num w:numId="44">
    <w:abstractNumId w:val="5"/>
  </w:num>
  <w:num w:numId="45">
    <w:abstractNumId w:val="10"/>
  </w:num>
  <w:num w:numId="46">
    <w:abstractNumId w:val="7"/>
  </w:num>
  <w:num w:numId="47">
    <w:abstractNumId w:val="9"/>
  </w:num>
  <w:num w:numId="48">
    <w:abstractNumId w:val="29"/>
  </w:num>
  <w:num w:numId="49">
    <w:abstractNumId w:val="20"/>
  </w:num>
  <w:num w:numId="50">
    <w:abstractNumId w:val="28"/>
  </w:num>
  <w:num w:numId="51">
    <w:abstractNumId w:val="27"/>
  </w:num>
  <w:num w:numId="52">
    <w:abstractNumId w:val="35"/>
  </w:num>
  <w:num w:numId="53">
    <w:abstractNumId w:val="38"/>
  </w:num>
  <w:num w:numId="54">
    <w:abstractNumId w:val="23"/>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ebauer, Mario">
    <w15:presenceInfo w15:providerId="None" w15:userId="Gebauer, Mario"/>
  </w15:person>
  <w15:person w15:author="KompZWUBw">
    <w15:presenceInfo w15:providerId="None" w15:userId="KompZWUB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716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1842"/>
    <w:rsid w:val="00002B02"/>
    <w:rsid w:val="00003938"/>
    <w:rsid w:val="000112D1"/>
    <w:rsid w:val="00012F89"/>
    <w:rsid w:val="0001312E"/>
    <w:rsid w:val="00015ACC"/>
    <w:rsid w:val="00015D1C"/>
    <w:rsid w:val="00025795"/>
    <w:rsid w:val="00026935"/>
    <w:rsid w:val="00026F17"/>
    <w:rsid w:val="00027783"/>
    <w:rsid w:val="00040A50"/>
    <w:rsid w:val="0005134E"/>
    <w:rsid w:val="000525E2"/>
    <w:rsid w:val="000560B9"/>
    <w:rsid w:val="00060FE4"/>
    <w:rsid w:val="00061D0F"/>
    <w:rsid w:val="000627FE"/>
    <w:rsid w:val="000636EF"/>
    <w:rsid w:val="00064CA2"/>
    <w:rsid w:val="00071EE0"/>
    <w:rsid w:val="000731F6"/>
    <w:rsid w:val="00075C24"/>
    <w:rsid w:val="00081B37"/>
    <w:rsid w:val="000822B2"/>
    <w:rsid w:val="00084DE3"/>
    <w:rsid w:val="00085E47"/>
    <w:rsid w:val="000861A0"/>
    <w:rsid w:val="00092410"/>
    <w:rsid w:val="00092419"/>
    <w:rsid w:val="00092866"/>
    <w:rsid w:val="00094013"/>
    <w:rsid w:val="00095467"/>
    <w:rsid w:val="00095539"/>
    <w:rsid w:val="000977A6"/>
    <w:rsid w:val="000A1AA2"/>
    <w:rsid w:val="000A62E5"/>
    <w:rsid w:val="000A72BD"/>
    <w:rsid w:val="000A79C6"/>
    <w:rsid w:val="000B0654"/>
    <w:rsid w:val="000B68DB"/>
    <w:rsid w:val="000B69E2"/>
    <w:rsid w:val="000B7A40"/>
    <w:rsid w:val="000C0197"/>
    <w:rsid w:val="000C026F"/>
    <w:rsid w:val="000C04BD"/>
    <w:rsid w:val="000C3424"/>
    <w:rsid w:val="000C34B9"/>
    <w:rsid w:val="000C3A16"/>
    <w:rsid w:val="000C3C95"/>
    <w:rsid w:val="000C6218"/>
    <w:rsid w:val="000C6B81"/>
    <w:rsid w:val="000D08F4"/>
    <w:rsid w:val="000D194A"/>
    <w:rsid w:val="000D3F4C"/>
    <w:rsid w:val="000D4235"/>
    <w:rsid w:val="000E010E"/>
    <w:rsid w:val="000E0A26"/>
    <w:rsid w:val="000E0B8F"/>
    <w:rsid w:val="000E2FA7"/>
    <w:rsid w:val="000F0232"/>
    <w:rsid w:val="000F04AC"/>
    <w:rsid w:val="000F0CC3"/>
    <w:rsid w:val="000F1E23"/>
    <w:rsid w:val="000F21FB"/>
    <w:rsid w:val="000F295E"/>
    <w:rsid w:val="000F5FA8"/>
    <w:rsid w:val="00100955"/>
    <w:rsid w:val="001011ED"/>
    <w:rsid w:val="0010424F"/>
    <w:rsid w:val="00104EC1"/>
    <w:rsid w:val="00105295"/>
    <w:rsid w:val="0010533F"/>
    <w:rsid w:val="001100B1"/>
    <w:rsid w:val="00111998"/>
    <w:rsid w:val="00112532"/>
    <w:rsid w:val="00112EAE"/>
    <w:rsid w:val="00113793"/>
    <w:rsid w:val="00113F51"/>
    <w:rsid w:val="001142DA"/>
    <w:rsid w:val="001163A4"/>
    <w:rsid w:val="001164CD"/>
    <w:rsid w:val="00117024"/>
    <w:rsid w:val="0012188F"/>
    <w:rsid w:val="00122EDA"/>
    <w:rsid w:val="0012489E"/>
    <w:rsid w:val="001276FD"/>
    <w:rsid w:val="00130FFE"/>
    <w:rsid w:val="00131313"/>
    <w:rsid w:val="001316E9"/>
    <w:rsid w:val="0013255D"/>
    <w:rsid w:val="00134159"/>
    <w:rsid w:val="001347DF"/>
    <w:rsid w:val="00136D37"/>
    <w:rsid w:val="00136E8B"/>
    <w:rsid w:val="00142CBF"/>
    <w:rsid w:val="0014484A"/>
    <w:rsid w:val="00144FDB"/>
    <w:rsid w:val="0014690F"/>
    <w:rsid w:val="00146EE9"/>
    <w:rsid w:val="00152E63"/>
    <w:rsid w:val="001534FC"/>
    <w:rsid w:val="00154638"/>
    <w:rsid w:val="001604F7"/>
    <w:rsid w:val="00160685"/>
    <w:rsid w:val="00162500"/>
    <w:rsid w:val="0016665F"/>
    <w:rsid w:val="001707E6"/>
    <w:rsid w:val="001726E6"/>
    <w:rsid w:val="00172C87"/>
    <w:rsid w:val="00180977"/>
    <w:rsid w:val="00180EF1"/>
    <w:rsid w:val="00182CDC"/>
    <w:rsid w:val="00184136"/>
    <w:rsid w:val="00184F29"/>
    <w:rsid w:val="00185B04"/>
    <w:rsid w:val="00185ED9"/>
    <w:rsid w:val="00186BBB"/>
    <w:rsid w:val="00190405"/>
    <w:rsid w:val="001925E8"/>
    <w:rsid w:val="00196403"/>
    <w:rsid w:val="001A1781"/>
    <w:rsid w:val="001A41D1"/>
    <w:rsid w:val="001B3012"/>
    <w:rsid w:val="001B4151"/>
    <w:rsid w:val="001B59DD"/>
    <w:rsid w:val="001B70CC"/>
    <w:rsid w:val="001C1386"/>
    <w:rsid w:val="001C29AE"/>
    <w:rsid w:val="001C3E5F"/>
    <w:rsid w:val="001C44D5"/>
    <w:rsid w:val="001C48BF"/>
    <w:rsid w:val="001D4A1C"/>
    <w:rsid w:val="001E1CC0"/>
    <w:rsid w:val="001F02C5"/>
    <w:rsid w:val="001F077C"/>
    <w:rsid w:val="001F0C55"/>
    <w:rsid w:val="001F0EA1"/>
    <w:rsid w:val="001F1158"/>
    <w:rsid w:val="001F1A67"/>
    <w:rsid w:val="001F2B50"/>
    <w:rsid w:val="001F6BC3"/>
    <w:rsid w:val="00205054"/>
    <w:rsid w:val="0020549E"/>
    <w:rsid w:val="002063C2"/>
    <w:rsid w:val="002115DC"/>
    <w:rsid w:val="0021273F"/>
    <w:rsid w:val="00213FE7"/>
    <w:rsid w:val="00216B89"/>
    <w:rsid w:val="0022008B"/>
    <w:rsid w:val="00220898"/>
    <w:rsid w:val="00221179"/>
    <w:rsid w:val="0022426B"/>
    <w:rsid w:val="0022466B"/>
    <w:rsid w:val="002263BD"/>
    <w:rsid w:val="002342E3"/>
    <w:rsid w:val="00236CD2"/>
    <w:rsid w:val="00244E1A"/>
    <w:rsid w:val="00245851"/>
    <w:rsid w:val="00247AB8"/>
    <w:rsid w:val="0025197B"/>
    <w:rsid w:val="00255714"/>
    <w:rsid w:val="002566C9"/>
    <w:rsid w:val="002609F4"/>
    <w:rsid w:val="002636B5"/>
    <w:rsid w:val="002637D2"/>
    <w:rsid w:val="00264703"/>
    <w:rsid w:val="00265768"/>
    <w:rsid w:val="00267A96"/>
    <w:rsid w:val="00270AB6"/>
    <w:rsid w:val="0027733B"/>
    <w:rsid w:val="00280A74"/>
    <w:rsid w:val="00284277"/>
    <w:rsid w:val="00284DD2"/>
    <w:rsid w:val="00284F1E"/>
    <w:rsid w:val="00287823"/>
    <w:rsid w:val="00291653"/>
    <w:rsid w:val="0029166E"/>
    <w:rsid w:val="00295E0B"/>
    <w:rsid w:val="002A3A19"/>
    <w:rsid w:val="002A46F7"/>
    <w:rsid w:val="002A4AEA"/>
    <w:rsid w:val="002A5309"/>
    <w:rsid w:val="002A5FA5"/>
    <w:rsid w:val="002A669E"/>
    <w:rsid w:val="002A6926"/>
    <w:rsid w:val="002A7299"/>
    <w:rsid w:val="002A7AED"/>
    <w:rsid w:val="002B0C27"/>
    <w:rsid w:val="002B186B"/>
    <w:rsid w:val="002B290D"/>
    <w:rsid w:val="002C1FD5"/>
    <w:rsid w:val="002C2095"/>
    <w:rsid w:val="002C472F"/>
    <w:rsid w:val="002C5900"/>
    <w:rsid w:val="002D2C73"/>
    <w:rsid w:val="002D69D6"/>
    <w:rsid w:val="002D724D"/>
    <w:rsid w:val="002D77BA"/>
    <w:rsid w:val="002E026D"/>
    <w:rsid w:val="002E5677"/>
    <w:rsid w:val="002F0AFC"/>
    <w:rsid w:val="002F1AE6"/>
    <w:rsid w:val="00303553"/>
    <w:rsid w:val="00303B55"/>
    <w:rsid w:val="00304259"/>
    <w:rsid w:val="0030525E"/>
    <w:rsid w:val="00305780"/>
    <w:rsid w:val="00305F64"/>
    <w:rsid w:val="00306258"/>
    <w:rsid w:val="00314184"/>
    <w:rsid w:val="00315196"/>
    <w:rsid w:val="003176CB"/>
    <w:rsid w:val="003200AD"/>
    <w:rsid w:val="00324358"/>
    <w:rsid w:val="003263FC"/>
    <w:rsid w:val="00330A61"/>
    <w:rsid w:val="00331BC8"/>
    <w:rsid w:val="003353DD"/>
    <w:rsid w:val="0033589E"/>
    <w:rsid w:val="00336EB7"/>
    <w:rsid w:val="00340AB0"/>
    <w:rsid w:val="00341D6F"/>
    <w:rsid w:val="00343441"/>
    <w:rsid w:val="003434E5"/>
    <w:rsid w:val="00345CE8"/>
    <w:rsid w:val="00346DB4"/>
    <w:rsid w:val="00346F6D"/>
    <w:rsid w:val="00347E91"/>
    <w:rsid w:val="003507EB"/>
    <w:rsid w:val="00351EC0"/>
    <w:rsid w:val="003539B5"/>
    <w:rsid w:val="00354A37"/>
    <w:rsid w:val="00355569"/>
    <w:rsid w:val="00356A44"/>
    <w:rsid w:val="0036272E"/>
    <w:rsid w:val="00364F62"/>
    <w:rsid w:val="00365AB8"/>
    <w:rsid w:val="00367B1E"/>
    <w:rsid w:val="00371988"/>
    <w:rsid w:val="003731F4"/>
    <w:rsid w:val="00374328"/>
    <w:rsid w:val="00377C0F"/>
    <w:rsid w:val="003843C2"/>
    <w:rsid w:val="00386B22"/>
    <w:rsid w:val="00390F6E"/>
    <w:rsid w:val="003919FC"/>
    <w:rsid w:val="0039609D"/>
    <w:rsid w:val="003969B3"/>
    <w:rsid w:val="00396EC6"/>
    <w:rsid w:val="003A16C0"/>
    <w:rsid w:val="003A1F00"/>
    <w:rsid w:val="003A31CC"/>
    <w:rsid w:val="003A4448"/>
    <w:rsid w:val="003A7B7C"/>
    <w:rsid w:val="003B359C"/>
    <w:rsid w:val="003B398F"/>
    <w:rsid w:val="003B434E"/>
    <w:rsid w:val="003B5A27"/>
    <w:rsid w:val="003B6404"/>
    <w:rsid w:val="003B76DB"/>
    <w:rsid w:val="003C08F1"/>
    <w:rsid w:val="003C0FA0"/>
    <w:rsid w:val="003C0FCA"/>
    <w:rsid w:val="003C33D0"/>
    <w:rsid w:val="003C5D1B"/>
    <w:rsid w:val="003C6598"/>
    <w:rsid w:val="003C68AA"/>
    <w:rsid w:val="003D1C3E"/>
    <w:rsid w:val="003D2B1A"/>
    <w:rsid w:val="003D531A"/>
    <w:rsid w:val="003D549B"/>
    <w:rsid w:val="003E3570"/>
    <w:rsid w:val="003E46D5"/>
    <w:rsid w:val="003E6201"/>
    <w:rsid w:val="003E6765"/>
    <w:rsid w:val="003F0C0D"/>
    <w:rsid w:val="003F1112"/>
    <w:rsid w:val="003F5F32"/>
    <w:rsid w:val="003F7AFA"/>
    <w:rsid w:val="00403068"/>
    <w:rsid w:val="00405122"/>
    <w:rsid w:val="0040606C"/>
    <w:rsid w:val="00407C58"/>
    <w:rsid w:val="00413D0F"/>
    <w:rsid w:val="00414B7F"/>
    <w:rsid w:val="00415997"/>
    <w:rsid w:val="00416752"/>
    <w:rsid w:val="0041679C"/>
    <w:rsid w:val="00416ACF"/>
    <w:rsid w:val="00416BA4"/>
    <w:rsid w:val="00416BD9"/>
    <w:rsid w:val="0042338C"/>
    <w:rsid w:val="00423667"/>
    <w:rsid w:val="004245D3"/>
    <w:rsid w:val="004304B8"/>
    <w:rsid w:val="004322C3"/>
    <w:rsid w:val="00433366"/>
    <w:rsid w:val="00440873"/>
    <w:rsid w:val="004439FB"/>
    <w:rsid w:val="00446EBE"/>
    <w:rsid w:val="00447FA7"/>
    <w:rsid w:val="004506BC"/>
    <w:rsid w:val="004508E9"/>
    <w:rsid w:val="00450F62"/>
    <w:rsid w:val="004568DC"/>
    <w:rsid w:val="00457573"/>
    <w:rsid w:val="00464FB3"/>
    <w:rsid w:val="00465337"/>
    <w:rsid w:val="00465A91"/>
    <w:rsid w:val="00466438"/>
    <w:rsid w:val="004709A6"/>
    <w:rsid w:val="00471E6A"/>
    <w:rsid w:val="00481B6E"/>
    <w:rsid w:val="00483032"/>
    <w:rsid w:val="004840F6"/>
    <w:rsid w:val="00486B4B"/>
    <w:rsid w:val="004874AA"/>
    <w:rsid w:val="00490264"/>
    <w:rsid w:val="00490470"/>
    <w:rsid w:val="00492A9B"/>
    <w:rsid w:val="004A32EC"/>
    <w:rsid w:val="004A6610"/>
    <w:rsid w:val="004A71C0"/>
    <w:rsid w:val="004B45F0"/>
    <w:rsid w:val="004B50F5"/>
    <w:rsid w:val="004B58EE"/>
    <w:rsid w:val="004B7A7A"/>
    <w:rsid w:val="004B7C14"/>
    <w:rsid w:val="004C23F5"/>
    <w:rsid w:val="004C37FF"/>
    <w:rsid w:val="004C79BE"/>
    <w:rsid w:val="004D0E9A"/>
    <w:rsid w:val="004D1111"/>
    <w:rsid w:val="004D2A8A"/>
    <w:rsid w:val="004D31A8"/>
    <w:rsid w:val="004D4EFC"/>
    <w:rsid w:val="004D7479"/>
    <w:rsid w:val="004E3848"/>
    <w:rsid w:val="004E3948"/>
    <w:rsid w:val="004E64B0"/>
    <w:rsid w:val="004E7758"/>
    <w:rsid w:val="004E7A09"/>
    <w:rsid w:val="004F061D"/>
    <w:rsid w:val="004F0AB7"/>
    <w:rsid w:val="004F2241"/>
    <w:rsid w:val="004F2862"/>
    <w:rsid w:val="004F4A25"/>
    <w:rsid w:val="004F6730"/>
    <w:rsid w:val="004F6D8A"/>
    <w:rsid w:val="005010C5"/>
    <w:rsid w:val="00501D20"/>
    <w:rsid w:val="00501D6C"/>
    <w:rsid w:val="00504452"/>
    <w:rsid w:val="005062D2"/>
    <w:rsid w:val="00506A31"/>
    <w:rsid w:val="00506D2C"/>
    <w:rsid w:val="0051032F"/>
    <w:rsid w:val="005124B5"/>
    <w:rsid w:val="00512B2C"/>
    <w:rsid w:val="00513AC2"/>
    <w:rsid w:val="00514379"/>
    <w:rsid w:val="00520F63"/>
    <w:rsid w:val="00521E85"/>
    <w:rsid w:val="0053062A"/>
    <w:rsid w:val="00532313"/>
    <w:rsid w:val="00532622"/>
    <w:rsid w:val="0053320B"/>
    <w:rsid w:val="00533A8F"/>
    <w:rsid w:val="00533D23"/>
    <w:rsid w:val="00535767"/>
    <w:rsid w:val="00536E19"/>
    <w:rsid w:val="00540D5E"/>
    <w:rsid w:val="005417C9"/>
    <w:rsid w:val="00541E38"/>
    <w:rsid w:val="0054232F"/>
    <w:rsid w:val="00542A5E"/>
    <w:rsid w:val="005440E1"/>
    <w:rsid w:val="005445A8"/>
    <w:rsid w:val="00544840"/>
    <w:rsid w:val="005508BF"/>
    <w:rsid w:val="00551A44"/>
    <w:rsid w:val="00552B2E"/>
    <w:rsid w:val="00553C7A"/>
    <w:rsid w:val="00561D07"/>
    <w:rsid w:val="00566897"/>
    <w:rsid w:val="00577FFD"/>
    <w:rsid w:val="00583E14"/>
    <w:rsid w:val="0058650C"/>
    <w:rsid w:val="0058738B"/>
    <w:rsid w:val="005904EE"/>
    <w:rsid w:val="00592E02"/>
    <w:rsid w:val="0059341D"/>
    <w:rsid w:val="00597904"/>
    <w:rsid w:val="005A2D44"/>
    <w:rsid w:val="005A4239"/>
    <w:rsid w:val="005A5669"/>
    <w:rsid w:val="005A6B04"/>
    <w:rsid w:val="005A6F28"/>
    <w:rsid w:val="005A7E4E"/>
    <w:rsid w:val="005B02A7"/>
    <w:rsid w:val="005B16BB"/>
    <w:rsid w:val="005C09EF"/>
    <w:rsid w:val="005C26BB"/>
    <w:rsid w:val="005C3868"/>
    <w:rsid w:val="005C6C45"/>
    <w:rsid w:val="005D1992"/>
    <w:rsid w:val="005D1E22"/>
    <w:rsid w:val="005D249C"/>
    <w:rsid w:val="005D2C7A"/>
    <w:rsid w:val="005D3C93"/>
    <w:rsid w:val="005D6740"/>
    <w:rsid w:val="005D67EF"/>
    <w:rsid w:val="005E0072"/>
    <w:rsid w:val="005E4D0B"/>
    <w:rsid w:val="005E4F54"/>
    <w:rsid w:val="005F46E7"/>
    <w:rsid w:val="005F61BB"/>
    <w:rsid w:val="005F6C7D"/>
    <w:rsid w:val="00600029"/>
    <w:rsid w:val="00601420"/>
    <w:rsid w:val="00604BBB"/>
    <w:rsid w:val="00606FE5"/>
    <w:rsid w:val="0061267D"/>
    <w:rsid w:val="006137C4"/>
    <w:rsid w:val="006174BC"/>
    <w:rsid w:val="00620395"/>
    <w:rsid w:val="0062236E"/>
    <w:rsid w:val="00624A84"/>
    <w:rsid w:val="0063142A"/>
    <w:rsid w:val="00631C56"/>
    <w:rsid w:val="0063206F"/>
    <w:rsid w:val="0063218C"/>
    <w:rsid w:val="00633499"/>
    <w:rsid w:val="00633D36"/>
    <w:rsid w:val="00633DFB"/>
    <w:rsid w:val="0063426C"/>
    <w:rsid w:val="006408D6"/>
    <w:rsid w:val="00641C03"/>
    <w:rsid w:val="00643F6B"/>
    <w:rsid w:val="0064429E"/>
    <w:rsid w:val="00645A44"/>
    <w:rsid w:val="00651449"/>
    <w:rsid w:val="00651BA8"/>
    <w:rsid w:val="00651F05"/>
    <w:rsid w:val="00652036"/>
    <w:rsid w:val="00652192"/>
    <w:rsid w:val="00653C0F"/>
    <w:rsid w:val="00657C73"/>
    <w:rsid w:val="006633C1"/>
    <w:rsid w:val="00670238"/>
    <w:rsid w:val="006705AA"/>
    <w:rsid w:val="006710B0"/>
    <w:rsid w:val="0067363A"/>
    <w:rsid w:val="0067463E"/>
    <w:rsid w:val="006748E4"/>
    <w:rsid w:val="00676711"/>
    <w:rsid w:val="00677370"/>
    <w:rsid w:val="0067752F"/>
    <w:rsid w:val="00680A93"/>
    <w:rsid w:val="00680BFD"/>
    <w:rsid w:val="00680E27"/>
    <w:rsid w:val="00681E60"/>
    <w:rsid w:val="00682553"/>
    <w:rsid w:val="00682F54"/>
    <w:rsid w:val="00683CA9"/>
    <w:rsid w:val="00683F92"/>
    <w:rsid w:val="00685750"/>
    <w:rsid w:val="0068791B"/>
    <w:rsid w:val="00692395"/>
    <w:rsid w:val="0069302C"/>
    <w:rsid w:val="00695CB9"/>
    <w:rsid w:val="00695F64"/>
    <w:rsid w:val="006A4C6F"/>
    <w:rsid w:val="006A54BF"/>
    <w:rsid w:val="006A56BD"/>
    <w:rsid w:val="006A605F"/>
    <w:rsid w:val="006A614E"/>
    <w:rsid w:val="006A764F"/>
    <w:rsid w:val="006B08B9"/>
    <w:rsid w:val="006B134E"/>
    <w:rsid w:val="006B1538"/>
    <w:rsid w:val="006B4EDC"/>
    <w:rsid w:val="006B6CDC"/>
    <w:rsid w:val="006B71E4"/>
    <w:rsid w:val="006C151C"/>
    <w:rsid w:val="006C363D"/>
    <w:rsid w:val="006C5673"/>
    <w:rsid w:val="006C5763"/>
    <w:rsid w:val="006C64B8"/>
    <w:rsid w:val="006C7DB7"/>
    <w:rsid w:val="006D3756"/>
    <w:rsid w:val="006D53D9"/>
    <w:rsid w:val="006D5C08"/>
    <w:rsid w:val="006D61A1"/>
    <w:rsid w:val="006D6D93"/>
    <w:rsid w:val="006E1135"/>
    <w:rsid w:val="006E13F6"/>
    <w:rsid w:val="006E431F"/>
    <w:rsid w:val="006E543F"/>
    <w:rsid w:val="006E6AF0"/>
    <w:rsid w:val="006F0620"/>
    <w:rsid w:val="006F0C35"/>
    <w:rsid w:val="006F2341"/>
    <w:rsid w:val="006F51A4"/>
    <w:rsid w:val="0070352D"/>
    <w:rsid w:val="00704F51"/>
    <w:rsid w:val="00705293"/>
    <w:rsid w:val="00705E4F"/>
    <w:rsid w:val="00706DFC"/>
    <w:rsid w:val="00707B0D"/>
    <w:rsid w:val="00707F73"/>
    <w:rsid w:val="007110C2"/>
    <w:rsid w:val="0071199A"/>
    <w:rsid w:val="007120A5"/>
    <w:rsid w:val="0071274B"/>
    <w:rsid w:val="007226CE"/>
    <w:rsid w:val="00723C5B"/>
    <w:rsid w:val="0072464C"/>
    <w:rsid w:val="00726030"/>
    <w:rsid w:val="0072650E"/>
    <w:rsid w:val="0073072F"/>
    <w:rsid w:val="00730BC7"/>
    <w:rsid w:val="007332E7"/>
    <w:rsid w:val="0073463E"/>
    <w:rsid w:val="0073554A"/>
    <w:rsid w:val="0074037F"/>
    <w:rsid w:val="00743BFB"/>
    <w:rsid w:val="007453FD"/>
    <w:rsid w:val="00745E02"/>
    <w:rsid w:val="0074682F"/>
    <w:rsid w:val="0075013D"/>
    <w:rsid w:val="0075099B"/>
    <w:rsid w:val="007528AB"/>
    <w:rsid w:val="0075414F"/>
    <w:rsid w:val="00757596"/>
    <w:rsid w:val="00761B11"/>
    <w:rsid w:val="00764D91"/>
    <w:rsid w:val="007667AD"/>
    <w:rsid w:val="007667FA"/>
    <w:rsid w:val="0077040E"/>
    <w:rsid w:val="0077058F"/>
    <w:rsid w:val="0077185C"/>
    <w:rsid w:val="007733BA"/>
    <w:rsid w:val="00775ECF"/>
    <w:rsid w:val="00776806"/>
    <w:rsid w:val="007801E4"/>
    <w:rsid w:val="00786BBC"/>
    <w:rsid w:val="00787665"/>
    <w:rsid w:val="007933A6"/>
    <w:rsid w:val="00793B6A"/>
    <w:rsid w:val="00796312"/>
    <w:rsid w:val="00797E31"/>
    <w:rsid w:val="007A1A87"/>
    <w:rsid w:val="007A2730"/>
    <w:rsid w:val="007A39ED"/>
    <w:rsid w:val="007A3C6E"/>
    <w:rsid w:val="007A404F"/>
    <w:rsid w:val="007A6397"/>
    <w:rsid w:val="007A6D2E"/>
    <w:rsid w:val="007A77C3"/>
    <w:rsid w:val="007B17C4"/>
    <w:rsid w:val="007B20A1"/>
    <w:rsid w:val="007B3090"/>
    <w:rsid w:val="007B3440"/>
    <w:rsid w:val="007B49AC"/>
    <w:rsid w:val="007C4172"/>
    <w:rsid w:val="007C4598"/>
    <w:rsid w:val="007D1E4C"/>
    <w:rsid w:val="007D243B"/>
    <w:rsid w:val="007D56A3"/>
    <w:rsid w:val="007D5AC2"/>
    <w:rsid w:val="007D72C0"/>
    <w:rsid w:val="007E0DB4"/>
    <w:rsid w:val="007E2342"/>
    <w:rsid w:val="007E553D"/>
    <w:rsid w:val="007E5C50"/>
    <w:rsid w:val="007E7877"/>
    <w:rsid w:val="007F0D28"/>
    <w:rsid w:val="007F3695"/>
    <w:rsid w:val="007F4806"/>
    <w:rsid w:val="0080116B"/>
    <w:rsid w:val="0080209B"/>
    <w:rsid w:val="008024E8"/>
    <w:rsid w:val="00807658"/>
    <w:rsid w:val="00807EAC"/>
    <w:rsid w:val="00807FF0"/>
    <w:rsid w:val="008124C3"/>
    <w:rsid w:val="00812CCF"/>
    <w:rsid w:val="0081542E"/>
    <w:rsid w:val="008162ED"/>
    <w:rsid w:val="008210DD"/>
    <w:rsid w:val="00822DBE"/>
    <w:rsid w:val="00825D6D"/>
    <w:rsid w:val="008264C7"/>
    <w:rsid w:val="00831835"/>
    <w:rsid w:val="00836AB4"/>
    <w:rsid w:val="00836AC0"/>
    <w:rsid w:val="00841022"/>
    <w:rsid w:val="0084180D"/>
    <w:rsid w:val="00843B20"/>
    <w:rsid w:val="008503A2"/>
    <w:rsid w:val="00851523"/>
    <w:rsid w:val="008515DA"/>
    <w:rsid w:val="008528FD"/>
    <w:rsid w:val="00856C81"/>
    <w:rsid w:val="00856EF3"/>
    <w:rsid w:val="00857A9E"/>
    <w:rsid w:val="00857BFE"/>
    <w:rsid w:val="00864AAE"/>
    <w:rsid w:val="008663DC"/>
    <w:rsid w:val="008716E9"/>
    <w:rsid w:val="008734F8"/>
    <w:rsid w:val="0087350E"/>
    <w:rsid w:val="00873B33"/>
    <w:rsid w:val="0087440C"/>
    <w:rsid w:val="008762BD"/>
    <w:rsid w:val="008809CD"/>
    <w:rsid w:val="00882715"/>
    <w:rsid w:val="00885822"/>
    <w:rsid w:val="00886C74"/>
    <w:rsid w:val="00887903"/>
    <w:rsid w:val="008912A8"/>
    <w:rsid w:val="00895721"/>
    <w:rsid w:val="00896A64"/>
    <w:rsid w:val="008A436A"/>
    <w:rsid w:val="008A5E72"/>
    <w:rsid w:val="008B1E7A"/>
    <w:rsid w:val="008B215E"/>
    <w:rsid w:val="008B315D"/>
    <w:rsid w:val="008B431F"/>
    <w:rsid w:val="008B5E33"/>
    <w:rsid w:val="008B6B03"/>
    <w:rsid w:val="008C11EF"/>
    <w:rsid w:val="008C5C90"/>
    <w:rsid w:val="008D0A33"/>
    <w:rsid w:val="008D1264"/>
    <w:rsid w:val="008D650C"/>
    <w:rsid w:val="008D6659"/>
    <w:rsid w:val="008D66C1"/>
    <w:rsid w:val="008D764F"/>
    <w:rsid w:val="008E025D"/>
    <w:rsid w:val="008E0B12"/>
    <w:rsid w:val="008E3ED1"/>
    <w:rsid w:val="008E4AD9"/>
    <w:rsid w:val="008E5143"/>
    <w:rsid w:val="008E6531"/>
    <w:rsid w:val="008E6B0C"/>
    <w:rsid w:val="008E767B"/>
    <w:rsid w:val="008F07D2"/>
    <w:rsid w:val="008F3FBB"/>
    <w:rsid w:val="008F6E1C"/>
    <w:rsid w:val="009016CC"/>
    <w:rsid w:val="00903536"/>
    <w:rsid w:val="00905985"/>
    <w:rsid w:val="009070B5"/>
    <w:rsid w:val="009075DE"/>
    <w:rsid w:val="00911EBA"/>
    <w:rsid w:val="0091359C"/>
    <w:rsid w:val="00922750"/>
    <w:rsid w:val="00924F8C"/>
    <w:rsid w:val="00926806"/>
    <w:rsid w:val="00927772"/>
    <w:rsid w:val="009278DF"/>
    <w:rsid w:val="00931166"/>
    <w:rsid w:val="00933E73"/>
    <w:rsid w:val="00934ABA"/>
    <w:rsid w:val="0093557D"/>
    <w:rsid w:val="00936BC6"/>
    <w:rsid w:val="009370B0"/>
    <w:rsid w:val="009376FD"/>
    <w:rsid w:val="00940778"/>
    <w:rsid w:val="00940902"/>
    <w:rsid w:val="00945300"/>
    <w:rsid w:val="009472EA"/>
    <w:rsid w:val="009519AA"/>
    <w:rsid w:val="009528E3"/>
    <w:rsid w:val="00954E09"/>
    <w:rsid w:val="00964C7A"/>
    <w:rsid w:val="009711B8"/>
    <w:rsid w:val="00974BE8"/>
    <w:rsid w:val="00975C23"/>
    <w:rsid w:val="00976885"/>
    <w:rsid w:val="0097780A"/>
    <w:rsid w:val="00977DB9"/>
    <w:rsid w:val="00980D84"/>
    <w:rsid w:val="009831C7"/>
    <w:rsid w:val="00983442"/>
    <w:rsid w:val="009841D5"/>
    <w:rsid w:val="00985B4F"/>
    <w:rsid w:val="0098608C"/>
    <w:rsid w:val="00997134"/>
    <w:rsid w:val="00997DD1"/>
    <w:rsid w:val="009A2145"/>
    <w:rsid w:val="009A2D40"/>
    <w:rsid w:val="009A32D7"/>
    <w:rsid w:val="009A4743"/>
    <w:rsid w:val="009A51DA"/>
    <w:rsid w:val="009A559B"/>
    <w:rsid w:val="009A6440"/>
    <w:rsid w:val="009B2E27"/>
    <w:rsid w:val="009B5776"/>
    <w:rsid w:val="009C0A71"/>
    <w:rsid w:val="009C23AC"/>
    <w:rsid w:val="009C3343"/>
    <w:rsid w:val="009C642A"/>
    <w:rsid w:val="009D1BA2"/>
    <w:rsid w:val="009D32EC"/>
    <w:rsid w:val="009D52D7"/>
    <w:rsid w:val="009D556B"/>
    <w:rsid w:val="009D5AD6"/>
    <w:rsid w:val="009E2B66"/>
    <w:rsid w:val="009E3AD9"/>
    <w:rsid w:val="009E3D25"/>
    <w:rsid w:val="009E4D65"/>
    <w:rsid w:val="009F0F88"/>
    <w:rsid w:val="009F1029"/>
    <w:rsid w:val="009F237E"/>
    <w:rsid w:val="009F266A"/>
    <w:rsid w:val="009F31BA"/>
    <w:rsid w:val="009F36C9"/>
    <w:rsid w:val="009F4A0F"/>
    <w:rsid w:val="009F7039"/>
    <w:rsid w:val="00A00ED6"/>
    <w:rsid w:val="00A02197"/>
    <w:rsid w:val="00A10767"/>
    <w:rsid w:val="00A13602"/>
    <w:rsid w:val="00A1388C"/>
    <w:rsid w:val="00A13F9C"/>
    <w:rsid w:val="00A1477B"/>
    <w:rsid w:val="00A15154"/>
    <w:rsid w:val="00A155BC"/>
    <w:rsid w:val="00A1600B"/>
    <w:rsid w:val="00A237FC"/>
    <w:rsid w:val="00A27BA2"/>
    <w:rsid w:val="00A30090"/>
    <w:rsid w:val="00A30795"/>
    <w:rsid w:val="00A313DC"/>
    <w:rsid w:val="00A3246A"/>
    <w:rsid w:val="00A34C19"/>
    <w:rsid w:val="00A35CC7"/>
    <w:rsid w:val="00A37E7C"/>
    <w:rsid w:val="00A41B49"/>
    <w:rsid w:val="00A474F7"/>
    <w:rsid w:val="00A47842"/>
    <w:rsid w:val="00A5391C"/>
    <w:rsid w:val="00A541D2"/>
    <w:rsid w:val="00A61B7B"/>
    <w:rsid w:val="00A752B7"/>
    <w:rsid w:val="00A75F3E"/>
    <w:rsid w:val="00A768AD"/>
    <w:rsid w:val="00A76F45"/>
    <w:rsid w:val="00A81BCC"/>
    <w:rsid w:val="00A81C3A"/>
    <w:rsid w:val="00A81F97"/>
    <w:rsid w:val="00A8225C"/>
    <w:rsid w:val="00A8591D"/>
    <w:rsid w:val="00A87190"/>
    <w:rsid w:val="00A91590"/>
    <w:rsid w:val="00A9187E"/>
    <w:rsid w:val="00A924CE"/>
    <w:rsid w:val="00A97352"/>
    <w:rsid w:val="00AA07D8"/>
    <w:rsid w:val="00AA1677"/>
    <w:rsid w:val="00AA3769"/>
    <w:rsid w:val="00AA3E6D"/>
    <w:rsid w:val="00AA6F69"/>
    <w:rsid w:val="00AB250A"/>
    <w:rsid w:val="00AB5370"/>
    <w:rsid w:val="00AB7CD5"/>
    <w:rsid w:val="00AC4AF9"/>
    <w:rsid w:val="00AD011B"/>
    <w:rsid w:val="00AD4CFE"/>
    <w:rsid w:val="00AD5D6F"/>
    <w:rsid w:val="00AE10CF"/>
    <w:rsid w:val="00AE2671"/>
    <w:rsid w:val="00AE334B"/>
    <w:rsid w:val="00AE663B"/>
    <w:rsid w:val="00AE77D4"/>
    <w:rsid w:val="00AF27E2"/>
    <w:rsid w:val="00AF36A6"/>
    <w:rsid w:val="00AF3ED2"/>
    <w:rsid w:val="00AF4E60"/>
    <w:rsid w:val="00AF5194"/>
    <w:rsid w:val="00B001CE"/>
    <w:rsid w:val="00B005D7"/>
    <w:rsid w:val="00B044F2"/>
    <w:rsid w:val="00B06396"/>
    <w:rsid w:val="00B1288B"/>
    <w:rsid w:val="00B168AC"/>
    <w:rsid w:val="00B172BC"/>
    <w:rsid w:val="00B2133E"/>
    <w:rsid w:val="00B21783"/>
    <w:rsid w:val="00B2291A"/>
    <w:rsid w:val="00B22CA1"/>
    <w:rsid w:val="00B233B6"/>
    <w:rsid w:val="00B26723"/>
    <w:rsid w:val="00B273BD"/>
    <w:rsid w:val="00B30E78"/>
    <w:rsid w:val="00B32A92"/>
    <w:rsid w:val="00B337D7"/>
    <w:rsid w:val="00B348D9"/>
    <w:rsid w:val="00B37F58"/>
    <w:rsid w:val="00B413FD"/>
    <w:rsid w:val="00B41767"/>
    <w:rsid w:val="00B4373E"/>
    <w:rsid w:val="00B45693"/>
    <w:rsid w:val="00B4635D"/>
    <w:rsid w:val="00B5127B"/>
    <w:rsid w:val="00B51DAA"/>
    <w:rsid w:val="00B52A8C"/>
    <w:rsid w:val="00B5445B"/>
    <w:rsid w:val="00B5712D"/>
    <w:rsid w:val="00B60C0C"/>
    <w:rsid w:val="00B624A9"/>
    <w:rsid w:val="00B702AD"/>
    <w:rsid w:val="00B71DD1"/>
    <w:rsid w:val="00B73CA0"/>
    <w:rsid w:val="00B749AC"/>
    <w:rsid w:val="00B74AFA"/>
    <w:rsid w:val="00B762B3"/>
    <w:rsid w:val="00B81D74"/>
    <w:rsid w:val="00B82771"/>
    <w:rsid w:val="00B83815"/>
    <w:rsid w:val="00B84F78"/>
    <w:rsid w:val="00B87297"/>
    <w:rsid w:val="00B910C3"/>
    <w:rsid w:val="00B911FD"/>
    <w:rsid w:val="00B91381"/>
    <w:rsid w:val="00B942BD"/>
    <w:rsid w:val="00B95179"/>
    <w:rsid w:val="00B96CA4"/>
    <w:rsid w:val="00B971E3"/>
    <w:rsid w:val="00BA30B5"/>
    <w:rsid w:val="00BA3BE0"/>
    <w:rsid w:val="00BB0110"/>
    <w:rsid w:val="00BB173D"/>
    <w:rsid w:val="00BB1AEE"/>
    <w:rsid w:val="00BB306C"/>
    <w:rsid w:val="00BB4A57"/>
    <w:rsid w:val="00BB5EAF"/>
    <w:rsid w:val="00BC0839"/>
    <w:rsid w:val="00BC084B"/>
    <w:rsid w:val="00BC0C45"/>
    <w:rsid w:val="00BC4871"/>
    <w:rsid w:val="00BC4EE2"/>
    <w:rsid w:val="00BC6EB4"/>
    <w:rsid w:val="00BD026A"/>
    <w:rsid w:val="00BD33E8"/>
    <w:rsid w:val="00BD3937"/>
    <w:rsid w:val="00BD4646"/>
    <w:rsid w:val="00BD6E0A"/>
    <w:rsid w:val="00BD7828"/>
    <w:rsid w:val="00BE00E8"/>
    <w:rsid w:val="00BE177D"/>
    <w:rsid w:val="00BE487A"/>
    <w:rsid w:val="00BF0E8A"/>
    <w:rsid w:val="00BF110F"/>
    <w:rsid w:val="00BF2C6C"/>
    <w:rsid w:val="00BF2DC1"/>
    <w:rsid w:val="00BF3245"/>
    <w:rsid w:val="00BF7721"/>
    <w:rsid w:val="00C01082"/>
    <w:rsid w:val="00C02904"/>
    <w:rsid w:val="00C02A75"/>
    <w:rsid w:val="00C04D19"/>
    <w:rsid w:val="00C06803"/>
    <w:rsid w:val="00C06BFE"/>
    <w:rsid w:val="00C07DD5"/>
    <w:rsid w:val="00C07E5C"/>
    <w:rsid w:val="00C10B55"/>
    <w:rsid w:val="00C11A9B"/>
    <w:rsid w:val="00C12115"/>
    <w:rsid w:val="00C13E4E"/>
    <w:rsid w:val="00C14829"/>
    <w:rsid w:val="00C15C2E"/>
    <w:rsid w:val="00C20603"/>
    <w:rsid w:val="00C207A9"/>
    <w:rsid w:val="00C22C4B"/>
    <w:rsid w:val="00C237F9"/>
    <w:rsid w:val="00C30037"/>
    <w:rsid w:val="00C33A60"/>
    <w:rsid w:val="00C342BE"/>
    <w:rsid w:val="00C35CB5"/>
    <w:rsid w:val="00C4345C"/>
    <w:rsid w:val="00C434C7"/>
    <w:rsid w:val="00C43798"/>
    <w:rsid w:val="00C46B4B"/>
    <w:rsid w:val="00C47A56"/>
    <w:rsid w:val="00C52C7F"/>
    <w:rsid w:val="00C53268"/>
    <w:rsid w:val="00C54DA8"/>
    <w:rsid w:val="00C56DFC"/>
    <w:rsid w:val="00C5719E"/>
    <w:rsid w:val="00C604E5"/>
    <w:rsid w:val="00C61F94"/>
    <w:rsid w:val="00C62B4E"/>
    <w:rsid w:val="00C643CD"/>
    <w:rsid w:val="00C64932"/>
    <w:rsid w:val="00C66935"/>
    <w:rsid w:val="00C67186"/>
    <w:rsid w:val="00C67202"/>
    <w:rsid w:val="00C70D21"/>
    <w:rsid w:val="00C71369"/>
    <w:rsid w:val="00C71F09"/>
    <w:rsid w:val="00C71F15"/>
    <w:rsid w:val="00C74A6A"/>
    <w:rsid w:val="00C7549B"/>
    <w:rsid w:val="00C76B2C"/>
    <w:rsid w:val="00C81DDC"/>
    <w:rsid w:val="00C823AB"/>
    <w:rsid w:val="00C84356"/>
    <w:rsid w:val="00C8437F"/>
    <w:rsid w:val="00C863DA"/>
    <w:rsid w:val="00C90341"/>
    <w:rsid w:val="00C9063A"/>
    <w:rsid w:val="00C90AD3"/>
    <w:rsid w:val="00C914D2"/>
    <w:rsid w:val="00C9179F"/>
    <w:rsid w:val="00C93BE2"/>
    <w:rsid w:val="00C94428"/>
    <w:rsid w:val="00CA1BCE"/>
    <w:rsid w:val="00CA2779"/>
    <w:rsid w:val="00CA2943"/>
    <w:rsid w:val="00CA592D"/>
    <w:rsid w:val="00CA6CAF"/>
    <w:rsid w:val="00CA7C87"/>
    <w:rsid w:val="00CB0B05"/>
    <w:rsid w:val="00CB2519"/>
    <w:rsid w:val="00CB2967"/>
    <w:rsid w:val="00CB4B65"/>
    <w:rsid w:val="00CB61B2"/>
    <w:rsid w:val="00CB68AC"/>
    <w:rsid w:val="00CB72B4"/>
    <w:rsid w:val="00CC1718"/>
    <w:rsid w:val="00CC2458"/>
    <w:rsid w:val="00CC4BD4"/>
    <w:rsid w:val="00CC6706"/>
    <w:rsid w:val="00CC78FF"/>
    <w:rsid w:val="00CD2344"/>
    <w:rsid w:val="00CE33E8"/>
    <w:rsid w:val="00CE3FE7"/>
    <w:rsid w:val="00CE5045"/>
    <w:rsid w:val="00CE5E7F"/>
    <w:rsid w:val="00CE5F4F"/>
    <w:rsid w:val="00CE6349"/>
    <w:rsid w:val="00CE7191"/>
    <w:rsid w:val="00CF383D"/>
    <w:rsid w:val="00CF5BF9"/>
    <w:rsid w:val="00CF79AE"/>
    <w:rsid w:val="00D0008B"/>
    <w:rsid w:val="00D01507"/>
    <w:rsid w:val="00D02741"/>
    <w:rsid w:val="00D058FA"/>
    <w:rsid w:val="00D05A22"/>
    <w:rsid w:val="00D0696C"/>
    <w:rsid w:val="00D10485"/>
    <w:rsid w:val="00D1382C"/>
    <w:rsid w:val="00D1384C"/>
    <w:rsid w:val="00D1584D"/>
    <w:rsid w:val="00D167E9"/>
    <w:rsid w:val="00D17CCA"/>
    <w:rsid w:val="00D22267"/>
    <w:rsid w:val="00D32163"/>
    <w:rsid w:val="00D3304F"/>
    <w:rsid w:val="00D3462F"/>
    <w:rsid w:val="00D34F3F"/>
    <w:rsid w:val="00D416A4"/>
    <w:rsid w:val="00D45AAC"/>
    <w:rsid w:val="00D46E39"/>
    <w:rsid w:val="00D503B9"/>
    <w:rsid w:val="00D5215E"/>
    <w:rsid w:val="00D53157"/>
    <w:rsid w:val="00D53ECE"/>
    <w:rsid w:val="00D54BC2"/>
    <w:rsid w:val="00D55A79"/>
    <w:rsid w:val="00D55D61"/>
    <w:rsid w:val="00D56DDD"/>
    <w:rsid w:val="00D579B9"/>
    <w:rsid w:val="00D57B92"/>
    <w:rsid w:val="00D647FB"/>
    <w:rsid w:val="00D65CFA"/>
    <w:rsid w:val="00D670AD"/>
    <w:rsid w:val="00D72DB5"/>
    <w:rsid w:val="00D731C6"/>
    <w:rsid w:val="00D77020"/>
    <w:rsid w:val="00D813E6"/>
    <w:rsid w:val="00D84248"/>
    <w:rsid w:val="00D860B0"/>
    <w:rsid w:val="00D86772"/>
    <w:rsid w:val="00D94364"/>
    <w:rsid w:val="00D95A13"/>
    <w:rsid w:val="00D95C08"/>
    <w:rsid w:val="00D96905"/>
    <w:rsid w:val="00D96970"/>
    <w:rsid w:val="00DA27AC"/>
    <w:rsid w:val="00DA2A75"/>
    <w:rsid w:val="00DA7322"/>
    <w:rsid w:val="00DA7EB8"/>
    <w:rsid w:val="00DB0979"/>
    <w:rsid w:val="00DB1D05"/>
    <w:rsid w:val="00DB2702"/>
    <w:rsid w:val="00DB2EFD"/>
    <w:rsid w:val="00DB4F96"/>
    <w:rsid w:val="00DB7516"/>
    <w:rsid w:val="00DB7DCA"/>
    <w:rsid w:val="00DC2236"/>
    <w:rsid w:val="00DC3483"/>
    <w:rsid w:val="00DC3C1E"/>
    <w:rsid w:val="00DC5128"/>
    <w:rsid w:val="00DC65FD"/>
    <w:rsid w:val="00DD050C"/>
    <w:rsid w:val="00DD329B"/>
    <w:rsid w:val="00DD348A"/>
    <w:rsid w:val="00DD4F4A"/>
    <w:rsid w:val="00DE045A"/>
    <w:rsid w:val="00DE5FEF"/>
    <w:rsid w:val="00DF1C97"/>
    <w:rsid w:val="00DF2062"/>
    <w:rsid w:val="00DF21E1"/>
    <w:rsid w:val="00DF57AD"/>
    <w:rsid w:val="00DF6D49"/>
    <w:rsid w:val="00DF779F"/>
    <w:rsid w:val="00E00C6A"/>
    <w:rsid w:val="00E06122"/>
    <w:rsid w:val="00E06CF1"/>
    <w:rsid w:val="00E11BBE"/>
    <w:rsid w:val="00E14D2C"/>
    <w:rsid w:val="00E16AB5"/>
    <w:rsid w:val="00E20276"/>
    <w:rsid w:val="00E215F6"/>
    <w:rsid w:val="00E277E2"/>
    <w:rsid w:val="00E34A84"/>
    <w:rsid w:val="00E34A95"/>
    <w:rsid w:val="00E403DD"/>
    <w:rsid w:val="00E405E2"/>
    <w:rsid w:val="00E449AE"/>
    <w:rsid w:val="00E52A01"/>
    <w:rsid w:val="00E53630"/>
    <w:rsid w:val="00E54161"/>
    <w:rsid w:val="00E5699E"/>
    <w:rsid w:val="00E604ED"/>
    <w:rsid w:val="00E61058"/>
    <w:rsid w:val="00E61546"/>
    <w:rsid w:val="00E61ECF"/>
    <w:rsid w:val="00E63B12"/>
    <w:rsid w:val="00E6530F"/>
    <w:rsid w:val="00E71E5C"/>
    <w:rsid w:val="00E72CCC"/>
    <w:rsid w:val="00E739E2"/>
    <w:rsid w:val="00E759F7"/>
    <w:rsid w:val="00E77181"/>
    <w:rsid w:val="00E83D6D"/>
    <w:rsid w:val="00E8623D"/>
    <w:rsid w:val="00E86AC4"/>
    <w:rsid w:val="00E9033A"/>
    <w:rsid w:val="00E934B3"/>
    <w:rsid w:val="00E96D59"/>
    <w:rsid w:val="00E973FC"/>
    <w:rsid w:val="00EA1469"/>
    <w:rsid w:val="00EA440A"/>
    <w:rsid w:val="00EA7461"/>
    <w:rsid w:val="00EB0CE7"/>
    <w:rsid w:val="00EB1703"/>
    <w:rsid w:val="00EB6C66"/>
    <w:rsid w:val="00EC0FCA"/>
    <w:rsid w:val="00EC0FCF"/>
    <w:rsid w:val="00EC14D2"/>
    <w:rsid w:val="00EC153B"/>
    <w:rsid w:val="00EC2970"/>
    <w:rsid w:val="00EC42F7"/>
    <w:rsid w:val="00EC4E60"/>
    <w:rsid w:val="00EC7AB7"/>
    <w:rsid w:val="00EC7B2E"/>
    <w:rsid w:val="00ED089B"/>
    <w:rsid w:val="00ED3036"/>
    <w:rsid w:val="00EE43BD"/>
    <w:rsid w:val="00EE441F"/>
    <w:rsid w:val="00EF13EB"/>
    <w:rsid w:val="00EF35AE"/>
    <w:rsid w:val="00EF4F4D"/>
    <w:rsid w:val="00EF78BC"/>
    <w:rsid w:val="00F045A3"/>
    <w:rsid w:val="00F10472"/>
    <w:rsid w:val="00F1220B"/>
    <w:rsid w:val="00F13CF8"/>
    <w:rsid w:val="00F14C1C"/>
    <w:rsid w:val="00F16CAF"/>
    <w:rsid w:val="00F17421"/>
    <w:rsid w:val="00F20061"/>
    <w:rsid w:val="00F22A6C"/>
    <w:rsid w:val="00F22AF8"/>
    <w:rsid w:val="00F22D5C"/>
    <w:rsid w:val="00F23280"/>
    <w:rsid w:val="00F24833"/>
    <w:rsid w:val="00F3153A"/>
    <w:rsid w:val="00F315DB"/>
    <w:rsid w:val="00F3317A"/>
    <w:rsid w:val="00F35672"/>
    <w:rsid w:val="00F41B1D"/>
    <w:rsid w:val="00F44194"/>
    <w:rsid w:val="00F449C9"/>
    <w:rsid w:val="00F454B0"/>
    <w:rsid w:val="00F45F5C"/>
    <w:rsid w:val="00F50CAC"/>
    <w:rsid w:val="00F50DE5"/>
    <w:rsid w:val="00F54348"/>
    <w:rsid w:val="00F57075"/>
    <w:rsid w:val="00F57523"/>
    <w:rsid w:val="00F60C3D"/>
    <w:rsid w:val="00F626B8"/>
    <w:rsid w:val="00F62CDF"/>
    <w:rsid w:val="00F6568F"/>
    <w:rsid w:val="00F6575F"/>
    <w:rsid w:val="00F65EAF"/>
    <w:rsid w:val="00F668A4"/>
    <w:rsid w:val="00F67457"/>
    <w:rsid w:val="00F7013F"/>
    <w:rsid w:val="00F75350"/>
    <w:rsid w:val="00F81E58"/>
    <w:rsid w:val="00F81ED7"/>
    <w:rsid w:val="00F83CEE"/>
    <w:rsid w:val="00F84D70"/>
    <w:rsid w:val="00F87A2F"/>
    <w:rsid w:val="00F91A3A"/>
    <w:rsid w:val="00F91CD6"/>
    <w:rsid w:val="00F952FA"/>
    <w:rsid w:val="00F95B43"/>
    <w:rsid w:val="00F96D55"/>
    <w:rsid w:val="00FA0478"/>
    <w:rsid w:val="00FA11CF"/>
    <w:rsid w:val="00FA1F0C"/>
    <w:rsid w:val="00FA3D47"/>
    <w:rsid w:val="00FA41B0"/>
    <w:rsid w:val="00FA5185"/>
    <w:rsid w:val="00FA6AC7"/>
    <w:rsid w:val="00FA79AD"/>
    <w:rsid w:val="00FB0291"/>
    <w:rsid w:val="00FB2D08"/>
    <w:rsid w:val="00FB4B74"/>
    <w:rsid w:val="00FB75CA"/>
    <w:rsid w:val="00FC3ECF"/>
    <w:rsid w:val="00FD0308"/>
    <w:rsid w:val="00FD2733"/>
    <w:rsid w:val="00FD3ABE"/>
    <w:rsid w:val="00FD5ED3"/>
    <w:rsid w:val="00FD62FC"/>
    <w:rsid w:val="00FD6AD6"/>
    <w:rsid w:val="00FD7F1C"/>
    <w:rsid w:val="00FE1702"/>
    <w:rsid w:val="00FE66F3"/>
    <w:rsid w:val="00FF0A45"/>
    <w:rsid w:val="11ABAF40"/>
    <w:rsid w:val="24F4B41E"/>
    <w:rsid w:val="2842ED87"/>
    <w:rsid w:val="3A4B22F9"/>
    <w:rsid w:val="3DAC80A6"/>
    <w:rsid w:val="44C9C1A3"/>
    <w:rsid w:val="52C6E08C"/>
    <w:rsid w:val="70C763E2"/>
    <w:rsid w:val="7DFE3AFC"/>
    <w:rsid w:val="7FCEC16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81"/>
    <o:shapelayout v:ext="edit">
      <o:idmap v:ext="edit" data="1"/>
    </o:shapelayout>
  </w:shapeDefaults>
  <w:decimalSymbol w:val=","/>
  <w:listSeparator w:val=";"/>
  <w14:docId w14:val="1D5E9656"/>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2637D2"/>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450F62"/>
    <w:pPr>
      <w:tabs>
        <w:tab w:val="left" w:pos="880"/>
        <w:tab w:val="right" w:leader="dot" w:pos="9062"/>
      </w:tabs>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uiPriority w:val="99"/>
    <w:rsid w:val="00DB7DCA"/>
    <w:rPr>
      <w:sz w:val="20"/>
      <w:szCs w:val="20"/>
    </w:rPr>
  </w:style>
  <w:style w:type="character" w:customStyle="1" w:styleId="KommentartextZchn">
    <w:name w:val="Kommentartext Zchn"/>
    <w:basedOn w:val="Absatz-Standardschriftart"/>
    <w:link w:val="Kommentartext"/>
    <w:uiPriority w:val="99"/>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styleId="NichtaufgelsteErwhnung">
    <w:name w:val="Unresolved Mention"/>
    <w:basedOn w:val="Absatz-Standardschriftart"/>
    <w:uiPriority w:val="99"/>
    <w:semiHidden/>
    <w:unhideWhenUsed/>
    <w:rsid w:val="00FD6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57632012">
      <w:bodyDiv w:val="1"/>
      <w:marLeft w:val="0"/>
      <w:marRight w:val="0"/>
      <w:marTop w:val="0"/>
      <w:marBottom w:val="0"/>
      <w:divBdr>
        <w:top w:val="none" w:sz="0" w:space="0" w:color="auto"/>
        <w:left w:val="none" w:sz="0" w:space="0" w:color="auto"/>
        <w:bottom w:val="none" w:sz="0" w:space="0" w:color="auto"/>
        <w:right w:val="none" w:sz="0" w:space="0" w:color="auto"/>
      </w:divBdr>
    </w:div>
    <w:div w:id="179855107">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11436214">
      <w:bodyDiv w:val="1"/>
      <w:marLeft w:val="0"/>
      <w:marRight w:val="0"/>
      <w:marTop w:val="0"/>
      <w:marBottom w:val="0"/>
      <w:divBdr>
        <w:top w:val="none" w:sz="0" w:space="0" w:color="auto"/>
        <w:left w:val="none" w:sz="0" w:space="0" w:color="auto"/>
        <w:bottom w:val="none" w:sz="0" w:space="0" w:color="auto"/>
        <w:right w:val="none" w:sz="0" w:space="0" w:color="auto"/>
      </w:divBdr>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757825446">
      <w:bodyDiv w:val="1"/>
      <w:marLeft w:val="0"/>
      <w:marRight w:val="0"/>
      <w:marTop w:val="0"/>
      <w:marBottom w:val="0"/>
      <w:divBdr>
        <w:top w:val="none" w:sz="0" w:space="0" w:color="auto"/>
        <w:left w:val="none" w:sz="0" w:space="0" w:color="auto"/>
        <w:bottom w:val="none" w:sz="0" w:space="0" w:color="auto"/>
        <w:right w:val="none" w:sz="0" w:space="0" w:color="auto"/>
      </w:divBdr>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7993076">
      <w:bodyDiv w:val="1"/>
      <w:marLeft w:val="0"/>
      <w:marRight w:val="0"/>
      <w:marTop w:val="0"/>
      <w:marBottom w:val="0"/>
      <w:divBdr>
        <w:top w:val="none" w:sz="0" w:space="0" w:color="auto"/>
        <w:left w:val="none" w:sz="0" w:space="0" w:color="auto"/>
        <w:bottom w:val="none" w:sz="0" w:space="0" w:color="auto"/>
        <w:right w:val="none" w:sz="0" w:space="0" w:color="auto"/>
      </w:divBdr>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64648480">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 w:id="197810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1.emf"/></Relationships>
</file>

<file path=word/_rels/footnotes.xml.rels><?xml version="1.0" encoding="UTF-8" standalone="yes"?>
<Relationships xmlns="http://schemas.openxmlformats.org/package/2006/relationships"><Relationship Id="rId3" Type="http://schemas.openxmlformats.org/officeDocument/2006/relationships/hyperlink" Target="https://wiki.bundeswehr.org/display/BAIUDBwFC/Hilfsmittel?preview=/1777978023/2188510138/2025_Uebersicht_Prognosewerte_%20NEU.pdf" TargetMode="External"/><Relationship Id="rId2" Type="http://schemas.openxmlformats.org/officeDocument/2006/relationships/hyperlink" Target="https://www.europarl.europa.eu/thinktank/de/document/EPRS_BRI(2023)747898" TargetMode="External"/><Relationship Id="rId1" Type="http://schemas.openxmlformats.org/officeDocument/2006/relationships/hyperlink" Target="https://www.europarl.europa.eu/news/de/press-room/20230911IPR04927/kritische-rohstoffe-sicherung-der-versorgung-und-souveranitat-der-eu"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rbeitsdokument" ma:contentTypeID="0x010100BD4B9C41A2108B479629BF8BC65DF70C0008B999B6B6F41646940518C043547251" ma:contentTypeVersion="40" ma:contentTypeDescription="Basisdokument mit leerer Word-Vorlage für allg. Arbeitsdokumente und Infos (Notiz, allg InfoMat. etc. ohne Herausgeber und Az). Davon können Inhaltstypen mit MS-Office-Vorlagen mit vorgegebenem Layout abgeleitet werden." ma:contentTypeScope="" ma:versionID="d804ad09f5b5d189d76a3296fe76422d">
  <xsd:schema xmlns:xsd="http://www.w3.org/2001/XMLSchema" xmlns:xs="http://www.w3.org/2001/XMLSchema" xmlns:p="http://schemas.microsoft.com/office/2006/metadata/properties" xmlns:ns2="cf8ad6a1-01a7-4d62-b1d9-150691478a98" xmlns:ns3="d6cad21b-dbf5-4bd3-9c88-5d28c1183925" targetNamespace="http://schemas.microsoft.com/office/2006/metadata/properties" ma:root="true" ma:fieldsID="5696ad6ffeee311f77d0070124c79a3e" ns2:_="" ns3:_="">
    <xsd:import namespace="cf8ad6a1-01a7-4d62-b1d9-150691478a98"/>
    <xsd:import namespace="d6cad21b-dbf5-4bd3-9c88-5d28c1183925"/>
    <xsd:element name="properties">
      <xsd:complexType>
        <xsd:sequence>
          <xsd:element name="documentManagement">
            <xsd:complexType>
              <xsd:all>
                <xsd:element ref="ns2:Bw_Beschreibung" minOccurs="0"/>
                <xsd:element ref="ns2:Bw_Aufbewahrungsende" minOccurs="0"/>
                <xsd:element ref="ns3:m47c01a6f1c74a8b8b6e587525354e56" minOccurs="0"/>
                <xsd:element ref="ns3:TaxCatchAll" minOccurs="0"/>
                <xsd:element ref="ns3:TaxCatchAllLabel" minOccurs="0"/>
                <xsd:element ref="ns3:dbf344027db640ed99ca7d7673b871bf" minOccurs="0"/>
                <xsd:element ref="ns3:acbf29bbcf014d6b8c8cd120fa04b1dc" minOccurs="0"/>
                <xsd:element ref="ns3:k7e8ff44337644dc8cb044bcd3512b4b" minOccurs="0"/>
                <xsd:element ref="ns3:f818e203b43247e58c2d93f4098479b3" minOccurs="0"/>
                <xsd:element ref="ns3:n606090d5ca24f72b4e79c57ffbe45dd" minOccurs="0"/>
                <xsd:element ref="ns3:a064e4efb41a40b4b86ce6ed4dfddb3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ad6a1-01a7-4d62-b1d9-150691478a98" elementFormDefault="qualified">
    <xsd:import namespace="http://schemas.microsoft.com/office/2006/documentManagement/types"/>
    <xsd:import namespace="http://schemas.microsoft.com/office/infopath/2007/PartnerControls"/>
    <xsd:element name="Bw_Beschreibung" ma:index="2" nillable="true" ma:displayName="Beschreibung" ma:internalName="Bw_Beschreibung" ma:readOnly="false">
      <xsd:simpleType>
        <xsd:restriction base="dms:Note">
          <xsd:maxLength value="255"/>
        </xsd:restriction>
      </xsd:simpleType>
    </xsd:element>
    <xsd:element name="Bw_Aufbewahrungsende" ma:index="8" nillable="true" ma:displayName="Aufbewahrungsende" ma:format="DateOnly" ma:internalName="Bw_Aufbewahrungsend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6cad21b-dbf5-4bd3-9c88-5d28c1183925" elementFormDefault="qualified">
    <xsd:import namespace="http://schemas.microsoft.com/office/2006/documentManagement/types"/>
    <xsd:import namespace="http://schemas.microsoft.com/office/infopath/2007/PartnerControls"/>
    <xsd:element name="m47c01a6f1c74a8b8b6e587525354e56" ma:index="9" nillable="true" ma:taxonomy="true" ma:internalName="m47c01a6f1c74a8b8b6e587525354e56" ma:taxonomyFieldName="Bw_Kategorie" ma:displayName="Kategorie/Sachgebiet" ma:default="" ma:fieldId="{647c01a6-f1c7-4a8b-8b6e-587525354e56}" ma:taxonomyMulti="true" ma:sspId="dbc5aff7-f3b9-48af-ae49-1e096702edd3" ma:termSetId="0491a4c8-371f-4e6b-89a7-610da15e826d" ma:anchorId="00000000-0000-0000-0000-000000000000" ma:open="true" ma:isKeyword="false">
      <xsd:complexType>
        <xsd:sequence>
          <xsd:element ref="pc:Terms" minOccurs="0" maxOccurs="1"/>
        </xsd:sequence>
      </xsd:complexType>
    </xsd:element>
    <xsd:element name="TaxCatchAll" ma:index="10" nillable="true" ma:displayName="Taxonomy Catch All Column" ma:hidden="true" ma:list="{46d3a8c2-37f6-4d4f-9954-54945375016f}" ma:internalName="TaxCatchAll" ma:readOnly="false" ma:showField="CatchAllData" ma:web="d6cad21b-dbf5-4bd3-9c88-5d28c1183925">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46d3a8c2-37f6-4d4f-9954-54945375016f}" ma:internalName="TaxCatchAllLabel" ma:readOnly="false" ma:showField="CatchAllDataLabel" ma:web="d6cad21b-dbf5-4bd3-9c88-5d28c1183925">
      <xsd:complexType>
        <xsd:complexContent>
          <xsd:extension base="dms:MultiChoiceLookup">
            <xsd:sequence>
              <xsd:element name="Value" type="dms:Lookup" maxOccurs="unbounded" minOccurs="0" nillable="true"/>
            </xsd:sequence>
          </xsd:extension>
        </xsd:complexContent>
      </xsd:complexType>
    </xsd:element>
    <xsd:element name="dbf344027db640ed99ca7d7673b871bf" ma:index="12" nillable="true" ma:taxonomy="true" ma:internalName="dbf344027db640ed99ca7d7673b871bf" ma:taxonomyFieldName="Bw_Schlagwoerter" ma:displayName="Schlagwoerter" ma:readOnly="false" ma:default="" ma:fieldId="{dbf34402-7db6-40ed-99ca-7d7673b871bf}" ma:taxonomyMulti="true" ma:sspId="6be2679a-b7ab-4bae-9e55-90ded8b65b8f" ma:termSetId="3e8e3729-37ab-4837-8314-04b0a0181a6c" ma:anchorId="00000000-0000-0000-0000-000000000000" ma:open="false" ma:isKeyword="false">
      <xsd:complexType>
        <xsd:sequence>
          <xsd:element ref="pc:Terms" minOccurs="0" maxOccurs="1"/>
        </xsd:sequence>
      </xsd:complexType>
    </xsd:element>
    <xsd:element name="acbf29bbcf014d6b8c8cd120fa04b1dc" ma:index="13" ma:taxonomy="true" ma:internalName="acbf29bbcf014d6b8c8cd120fa04b1dc" ma:taxonomyFieldName="Bw_Geheimhaltungsgrad" ma:displayName="Geheimhaltungsgrad" ma:default="9;#OFFEN|585f94fa-d9d3-4104-8ffa-f8e15e01e270" ma:fieldId="{acbf29bb-cf01-4d6b-8c8c-d120fa04b1dc}" ma:sspId="6be2679a-b7ab-4bae-9e55-90ded8b65b8f" ma:termSetId="1ab4183f-e1a6-4366-845f-52bc41a59a92" ma:anchorId="00000000-0000-0000-0000-000000000000" ma:open="false" ma:isKeyword="false">
      <xsd:complexType>
        <xsd:sequence>
          <xsd:element ref="pc:Terms" minOccurs="0" maxOccurs="1"/>
        </xsd:sequence>
      </xsd:complexType>
    </xsd:element>
    <xsd:element name="k7e8ff44337644dc8cb044bcd3512b4b" ma:index="14" ma:taxonomy="true" ma:internalName="k7e8ff44337644dc8cb044bcd3512b4b" ma:taxonomyFieldName="Bw_Pers_x002e_Dat_Schutzbereich" ma:displayName="Pers.Dat Schutzbereich" ma:default="8;#PersDat Schutzbereich 1|57008a34-929c-4fac-8c06-37bc65730ff0" ma:fieldId="{47e8ff44-3376-44dc-8cb0-44bcd3512b4b}" ma:sspId="6be2679a-b7ab-4bae-9e55-90ded8b65b8f" ma:termSetId="660fef1f-3a57-42d7-bf48-23e536d9be9b" ma:anchorId="00000000-0000-0000-0000-000000000000" ma:open="false" ma:isKeyword="false">
      <xsd:complexType>
        <xsd:sequence>
          <xsd:element ref="pc:Terms" minOccurs="0" maxOccurs="1"/>
        </xsd:sequence>
      </xsd:complexType>
    </xsd:element>
    <xsd:element name="f818e203b43247e58c2d93f4098479b3" ma:index="16" nillable="true" ma:taxonomy="true" ma:internalName="f818e203b43247e58c2d93f4098479b3" ma:taxonomyFieldName="Bw_Sonstige_Schutzbeduerftigkeit" ma:displayName="Sonstige Schutzbedürftigkeit" ma:readOnly="false" ma:default="" ma:fieldId="{f818e203-b432-47e5-8c2d-93f4098479b3}" ma:sspId="6be2679a-b7ab-4bae-9e55-90ded8b65b8f" ma:termSetId="a308d39f-7940-4ec9-bb96-b57a2e2f837e" ma:anchorId="00000000-0000-0000-0000-000000000000" ma:open="false" ma:isKeyword="false">
      <xsd:complexType>
        <xsd:sequence>
          <xsd:element ref="pc:Terms" minOccurs="0" maxOccurs="1"/>
        </xsd:sequence>
      </xsd:complexType>
    </xsd:element>
    <xsd:element name="n606090d5ca24f72b4e79c57ffbe45dd" ma:index="17" nillable="true" ma:taxonomy="true" ma:internalName="n606090d5ca24f72b4e79c57ffbe45dd" ma:taxonomyFieldName="Bw_Portal" ma:displayName="Portal" ma:default="11;#P5609816899|8c31234d-930c-4db0-8d7e-850b683bae57" ma:fieldId="{7606090d-5ca2-4f72-b4e7-9c57ffbe45dd}" ma:sspId="6be2679a-b7ab-4bae-9e55-90ded8b65b8f" ma:termSetId="ff440f61-c11c-4b5d-bfb7-bd47d42c9ea2" ma:anchorId="00000000-0000-0000-0000-000000000000" ma:open="false" ma:isKeyword="false">
      <xsd:complexType>
        <xsd:sequence>
          <xsd:element ref="pc:Terms" minOccurs="0" maxOccurs="1"/>
        </xsd:sequence>
      </xsd:complexType>
    </xsd:element>
    <xsd:element name="a064e4efb41a40b4b86ce6ed4dfddb3a" ma:index="19" nillable="true" ma:taxonomy="true" ma:internalName="a064e4efb41a40b4b86ce6ed4dfddb3a" ma:taxonomyFieldName="Bw_Org_Bereich" ma:displayName="OrgBereich" ma:readOnly="true" ma:default="6;#BMVg|26e1bc93-ae49-4d2a-85a7-670468cd1ea8" ma:fieldId="{a064e4ef-b41a-40b4-b86c-e6ed4dfddb3a}" ma:sspId="6be2679a-b7ab-4bae-9e55-90ded8b65b8f" ma:termSetId="84095050-8c0d-4e83-bb14-8f033365fe7b"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cad21b-dbf5-4bd3-9c88-5d28c1183925">
      <Value>11</Value>
      <Value>10</Value>
      <Value>9</Value>
      <Value>8</Value>
      <Value>6</Value>
      <Value>1</Value>
    </TaxCatchAll>
    <Bw_Beschreibung xmlns="cf8ad6a1-01a7-4d62-b1d9-150691478a98" xsi:nil="true"/>
    <TaxCatchAllLabel xmlns="d6cad21b-dbf5-4bd3-9c88-5d28c1183925"/>
    <n606090d5ca24f72b4e79c57ffbe45dd xmlns="d6cad21b-dbf5-4bd3-9c88-5d28c1183925">
      <Terms xmlns="http://schemas.microsoft.com/office/infopath/2007/PartnerControls">
        <TermInfo xmlns="http://schemas.microsoft.com/office/infopath/2007/PartnerControls">
          <TermName xmlns="http://schemas.microsoft.com/office/infopath/2007/PartnerControls">P5609816899</TermName>
          <TermId xmlns="http://schemas.microsoft.com/office/infopath/2007/PartnerControls">8c31234d-930c-4db0-8d7e-850b683bae57</TermId>
        </TermInfo>
      </Terms>
    </n606090d5ca24f72b4e79c57ffbe45dd>
    <acbf29bbcf014d6b8c8cd120fa04b1dc xmlns="d6cad21b-dbf5-4bd3-9c88-5d28c1183925">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585f94fa-d9d3-4104-8ffa-f8e15e01e270</TermId>
        </TermInfo>
      </Terms>
    </acbf29bbcf014d6b8c8cd120fa04b1dc>
    <m47c01a6f1c74a8b8b6e587525354e56 xmlns="d6cad21b-dbf5-4bd3-9c88-5d28c1183925">
      <Terms xmlns="http://schemas.microsoft.com/office/infopath/2007/PartnerControls"/>
    </m47c01a6f1c74a8b8b6e587525354e56>
    <Bw_Aufbewahrungsende xmlns="cf8ad6a1-01a7-4d62-b1d9-150691478a98" xsi:nil="true"/>
    <dbf344027db640ed99ca7d7673b871bf xmlns="d6cad21b-dbf5-4bd3-9c88-5d28c1183925">
      <Terms xmlns="http://schemas.microsoft.com/office/infopath/2007/PartnerControls"/>
    </dbf344027db640ed99ca7d7673b871bf>
    <f818e203b43247e58c2d93f4098479b3 xmlns="d6cad21b-dbf5-4bd3-9c88-5d28c1183925">
      <Terms xmlns="http://schemas.microsoft.com/office/infopath/2007/PartnerControls"/>
    </f818e203b43247e58c2d93f4098479b3>
    <k7e8ff44337644dc8cb044bcd3512b4b xmlns="d6cad21b-dbf5-4bd3-9c88-5d28c1183925">
      <Terms xmlns="http://schemas.microsoft.com/office/infopath/2007/PartnerControls">
        <TermInfo xmlns="http://schemas.microsoft.com/office/infopath/2007/PartnerControls">
          <TermName xmlns="http://schemas.microsoft.com/office/infopath/2007/PartnerControls">PersDat Schutzbereich 1</TermName>
          <TermId xmlns="http://schemas.microsoft.com/office/infopath/2007/PartnerControls">57008a34-929c-4fac-8c06-37bc65730ff0</TermId>
        </TermInfo>
      </Terms>
    </k7e8ff44337644dc8cb044bcd3512b4b>
    <a064e4efb41a40b4b86ce6ed4dfddb3a xmlns="d6cad21b-dbf5-4bd3-9c88-5d28c1183925">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26e1bc93-ae49-4d2a-85a7-670468cd1ea8</TermId>
        </TermInfo>
      </Terms>
    </a064e4efb41a40b4b86ce6ed4dfddb3a>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D97E2-734E-4FFC-941D-155BACD9F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ad6a1-01a7-4d62-b1d9-150691478a98"/>
    <ds:schemaRef ds:uri="d6cad21b-dbf5-4bd3-9c88-5d28c1183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710EDE-EAF3-4AE4-9D8A-C0DEE0691515}">
  <ds:schemaRefs>
    <ds:schemaRef ds:uri="http://schemas.microsoft.com/office/2006/documentManagement/types"/>
    <ds:schemaRef ds:uri="d6cad21b-dbf5-4bd3-9c88-5d28c1183925"/>
    <ds:schemaRef ds:uri="http://purl.org/dc/elements/1.1/"/>
    <ds:schemaRef ds:uri="http://schemas.openxmlformats.org/package/2006/metadata/core-properties"/>
    <ds:schemaRef ds:uri="http://schemas.microsoft.com/office/infopath/2007/PartnerControls"/>
    <ds:schemaRef ds:uri="http://purl.org/dc/terms/"/>
    <ds:schemaRef ds:uri="cf8ad6a1-01a7-4d62-b1d9-150691478a98"/>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4.xml><?xml version="1.0" encoding="utf-8"?>
<ds:datastoreItem xmlns:ds="http://schemas.openxmlformats.org/officeDocument/2006/customXml" ds:itemID="{8E3C684A-EF27-4738-B779-47F0CFA0D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5130</Words>
  <Characters>36118</Characters>
  <Application>Microsoft Office Word</Application>
  <DocSecurity>0</DocSecurity>
  <Lines>300</Lines>
  <Paragraphs>82</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41166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KompZWUBw</cp:lastModifiedBy>
  <cp:revision>4</cp:revision>
  <cp:lastPrinted>2025-03-26T13:07:00Z</cp:lastPrinted>
  <dcterms:created xsi:type="dcterms:W3CDTF">2025-06-02T12:41:00Z</dcterms:created>
  <dcterms:modified xsi:type="dcterms:W3CDTF">2025-06-02T13:50:00Z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0x010100BD4B9C41A2108B479629BF8BC65DF70C0008B999B6B6F41646940518C043547251</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y fmtid="{D5CDD505-2E9C-101B-9397-08002B2CF9AE}" pid="13" name="b2ff17075adc466a9319faba26346ac4">
    <vt:lpwstr>BMVg|4c3be930-b2e0-42e3-a6bb-47c11d1a5488</vt:lpwstr>
  </property>
  <property fmtid="{D5CDD505-2E9C-101B-9397-08002B2CF9AE}" pid="14" name="Bw_Sonstige_Schutzbeduerftigkeit">
    <vt:lpwstr/>
  </property>
  <property fmtid="{D5CDD505-2E9C-101B-9397-08002B2CF9AE}" pid="15" name="Bw_Dokumentstatus">
    <vt:lpwstr/>
  </property>
  <property fmtid="{D5CDD505-2E9C-101B-9397-08002B2CF9AE}" pid="16" name="Bw_Dienststelle">
    <vt:lpwstr>1;#BMVg|4c3be930-b2e0-42e3-a6bb-47c11d1a5488</vt:lpwstr>
  </property>
  <property fmtid="{D5CDD505-2E9C-101B-9397-08002B2CF9AE}" pid="17" name="Bw_Kategorie">
    <vt:lpwstr/>
  </property>
  <property fmtid="{D5CDD505-2E9C-101B-9397-08002B2CF9AE}" pid="18" name="Bw_Portal">
    <vt:lpwstr>11;#P5609816899|8c31234d-930c-4db0-8d7e-850b683bae57</vt:lpwstr>
  </property>
  <property fmtid="{D5CDD505-2E9C-101B-9397-08002B2CF9AE}" pid="19" name="Bw_Pers.Dat_Schutzbereich">
    <vt:lpwstr>8;#PersDat Schutzbereich 1|57008a34-929c-4fac-8c06-37bc65730ff0</vt:lpwstr>
  </property>
  <property fmtid="{D5CDD505-2E9C-101B-9397-08002B2CF9AE}" pid="20" name="m78bbf8a11384165a59d23e2f4ca7418">
    <vt:lpwstr/>
  </property>
  <property fmtid="{D5CDD505-2E9C-101B-9397-08002B2CF9AE}" pid="21" name="Bw_OrgElement">
    <vt:lpwstr>10;#BMVg|21c5fb37-351e-4dc8-912a-7246f43e1037</vt:lpwstr>
  </property>
  <property fmtid="{D5CDD505-2E9C-101B-9397-08002B2CF9AE}" pid="22" name="hff9203f39134fd08532210310cc3d39">
    <vt:lpwstr>BMVg|21c5fb37-351e-4dc8-912a-7246f43e1037</vt:lpwstr>
  </property>
  <property fmtid="{D5CDD505-2E9C-101B-9397-08002B2CF9AE}" pid="23" name="Bw_Entscheidung_durch">
    <vt:lpwstr/>
  </property>
  <property fmtid="{D5CDD505-2E9C-101B-9397-08002B2CF9AE}" pid="24" name="Bw_Geheimhaltungsgrad">
    <vt:lpwstr>9;#OFFEN|585f94fa-d9d3-4104-8ffa-f8e15e01e270</vt:lpwstr>
  </property>
  <property fmtid="{D5CDD505-2E9C-101B-9397-08002B2CF9AE}" pid="25" name="Bw_Schlagwoerter">
    <vt:lpwstr/>
  </property>
  <property fmtid="{D5CDD505-2E9C-101B-9397-08002B2CF9AE}" pid="26" name="b61bd8c105f54feb8039f5f256356e51">
    <vt:lpwstr/>
  </property>
  <property fmtid="{D5CDD505-2E9C-101B-9397-08002B2CF9AE}" pid="27" name="Bw_Org_Bereich">
    <vt:lpwstr>6;#BMVg|26e1bc93-ae49-4d2a-85a7-670468cd1ea8</vt:lpwstr>
  </property>
</Properties>
</file>